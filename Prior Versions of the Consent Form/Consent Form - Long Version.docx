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Reed College Consent to Participate in Research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Transfeminine Interactional Styles and Experiences</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Transfeminine participant, role 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Summary</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is a senior thesis conducted at Reed College by Wren Arbor (she/her; legal name Dylan King). I am studying transfeminine people's interactional styles. You will be asked to participate in 3 one-on-one</w:t>
      </w:r>
      <w:sdt>
        <w:sdtPr>
          <w:id w:val="1815500741"/>
          <w:tag w:val="goog_rdk_0"/>
        </w:sdtPr>
        <w:sdtContent>
          <w:del w:author="Allison Casar" w:id="0" w:date="2025-10-10T19:45:34Z">
            <w:r w:rsidDel="00000000" w:rsidR="00000000" w:rsidRPr="00000000">
              <w:rPr>
                <w:rFonts w:ascii="Times New Roman" w:cs="Times New Roman" w:eastAsia="Times New Roman" w:hAnsi="Times New Roman"/>
                <w:rtl w:val="0"/>
              </w:rPr>
              <w:delText xml:space="preserve">, in-person,</w:delText>
            </w:r>
          </w:del>
        </w:sdtContent>
      </w:sdt>
      <w:r w:rsidDel="00000000" w:rsidR="00000000" w:rsidRPr="00000000">
        <w:rPr>
          <w:rFonts w:ascii="Times New Roman" w:cs="Times New Roman" w:eastAsia="Times New Roman" w:hAnsi="Times New Roman"/>
          <w:rtl w:val="0"/>
        </w:rPr>
        <w:t xml:space="preserve"> audio-recorded conversations sessions with Reed students conducted on Reed campus, and to fill out an online survey. One of the recording sessions will be a conversation with me. In each of the other two, you and one fellow Reed student volunteer, your co-participant, will be asked to collaboratively complete a crossword puzzle, and then briefly get to know each other. </w:t>
      </w:r>
      <w:sdt>
        <w:sdtPr>
          <w:id w:val="-776451912"/>
          <w:tag w:val="goog_rdk_1"/>
        </w:sdtPr>
        <w:sdtContent>
          <w:ins w:author="Allison Casar" w:id="1" w:date="2025-10-10T19:46:31Z">
            <w:r w:rsidDel="00000000" w:rsidR="00000000" w:rsidRPr="00000000">
              <w:rPr>
                <w:rFonts w:ascii="Times New Roman" w:cs="Times New Roman" w:eastAsia="Times New Roman" w:hAnsi="Times New Roman"/>
                <w:rtl w:val="0"/>
              </w:rPr>
              <w:t xml:space="preserve">The study</w:t>
            </w:r>
          </w:ins>
        </w:sdtContent>
      </w:sdt>
      <w:sdt>
        <w:sdtPr>
          <w:id w:val="2143502515"/>
          <w:tag w:val="goog_rdk_2"/>
        </w:sdtPr>
        <w:sdtContent>
          <w:del w:author="Allison Casar" w:id="1" w:date="2025-10-10T19:46:31Z">
            <w:r w:rsidDel="00000000" w:rsidR="00000000" w:rsidRPr="00000000">
              <w:rPr>
                <w:rFonts w:ascii="Times New Roman" w:cs="Times New Roman" w:eastAsia="Times New Roman" w:hAnsi="Times New Roman"/>
                <w:rtl w:val="0"/>
              </w:rPr>
              <w:delText xml:space="preserve">The information that is published</w:delText>
            </w:r>
          </w:del>
        </w:sdtContent>
      </w:sdt>
      <w:r w:rsidDel="00000000" w:rsidR="00000000" w:rsidRPr="00000000">
        <w:rPr>
          <w:rFonts w:ascii="Times New Roman" w:cs="Times New Roman" w:eastAsia="Times New Roman" w:hAnsi="Times New Roman"/>
          <w:rtl w:val="0"/>
        </w:rPr>
        <w:t xml:space="preserve"> will primarily focus on certain measures of your voice, with reference to context about your transgender identity and experience. You will be referred to solely under a pseudonym, and measures will be taken</w:t>
      </w:r>
      <w:sdt>
        <w:sdtPr>
          <w:id w:val="1301166041"/>
          <w:tag w:val="goog_rdk_3"/>
        </w:sdtPr>
        <w:sdtContent>
          <w:ins w:author="Allison Casar" w:id="2" w:date="2025-10-10T19:47:31Z">
            <w:r w:rsidDel="00000000" w:rsidR="00000000" w:rsidRPr="00000000">
              <w:rPr>
                <w:rFonts w:ascii="Times New Roman" w:cs="Times New Roman" w:eastAsia="Times New Roman" w:hAnsi="Times New Roman"/>
                <w:rtl w:val="0"/>
              </w:rPr>
              <w:t xml:space="preserve"> in</w:t>
            </w:r>
          </w:ins>
        </w:sdtContent>
      </w:sdt>
      <w:r w:rsidDel="00000000" w:rsidR="00000000" w:rsidRPr="00000000">
        <w:rPr>
          <w:rFonts w:ascii="Times New Roman" w:cs="Times New Roman" w:eastAsia="Times New Roman" w:hAnsi="Times New Roman"/>
          <w:rtl w:val="0"/>
        </w:rPr>
        <w:t xml:space="preserve"> order to keep your identity, and information you share but do not authorize me to share even under association only with your pseudonym, </w:t>
      </w:r>
      <w:sdt>
        <w:sdtPr>
          <w:id w:val="-1927624743"/>
          <w:tag w:val="goog_rdk_4"/>
        </w:sdtPr>
        <w:sdtContent>
          <w:ins w:author="Allison Casar" w:id="3" w:date="2025-10-10T19:47:46Z">
            <w:r w:rsidDel="00000000" w:rsidR="00000000" w:rsidRPr="00000000">
              <w:rPr>
                <w:rFonts w:ascii="Times New Roman" w:cs="Times New Roman" w:eastAsia="Times New Roman" w:hAnsi="Times New Roman"/>
                <w:rtl w:val="0"/>
              </w:rPr>
              <w:t xml:space="preserve">confidential</w:t>
            </w:r>
          </w:ins>
        </w:sdtContent>
      </w:sdt>
      <w:sdt>
        <w:sdtPr>
          <w:id w:val="-1843778604"/>
          <w:tag w:val="goog_rdk_5"/>
        </w:sdtPr>
        <w:sdtContent>
          <w:del w:author="Allison Casar" w:id="3" w:date="2025-10-10T19:47:46Z">
            <w:r w:rsidDel="00000000" w:rsidR="00000000" w:rsidRPr="00000000">
              <w:rPr>
                <w:rFonts w:ascii="Times New Roman" w:cs="Times New Roman" w:eastAsia="Times New Roman" w:hAnsi="Times New Roman"/>
                <w:rtl w:val="0"/>
              </w:rPr>
              <w:delText xml:space="preserve">as confidential as possible.</w:delText>
            </w:r>
          </w:del>
        </w:sdtContent>
      </w:sdt>
      <w:r w:rsidDel="00000000" w:rsidR="00000000" w:rsidRPr="00000000">
        <w:rPr>
          <w:rFonts w:ascii="Times New Roman" w:cs="Times New Roman" w:eastAsia="Times New Roman" w:hAnsi="Times New Roman"/>
          <w:rtl w:val="0"/>
        </w:rPr>
        <w:t xml:space="preserve"> Each of the conversations will last approximately 20 to 30 minutes, and the survey will take approximately 10 to 15 minutes. In total, your participation will </w:t>
      </w:r>
      <w:sdt>
        <w:sdtPr>
          <w:id w:val="-567937106"/>
          <w:tag w:val="goog_rdk_6"/>
        </w:sdtPr>
        <w:sdtContent>
          <w:del w:author="Allison Casar" w:id="4" w:date="2025-10-10T19:47:59Z">
            <w:r w:rsidDel="00000000" w:rsidR="00000000" w:rsidRPr="00000000">
              <w:rPr>
                <w:rFonts w:ascii="Times New Roman" w:cs="Times New Roman" w:eastAsia="Times New Roman" w:hAnsi="Times New Roman"/>
                <w:rtl w:val="0"/>
              </w:rPr>
              <w:delText xml:space="preserve">thus </w:delText>
            </w:r>
          </w:del>
        </w:sdtContent>
      </w:sdt>
      <w:r w:rsidDel="00000000" w:rsidR="00000000" w:rsidRPr="00000000">
        <w:rPr>
          <w:rFonts w:ascii="Times New Roman" w:cs="Times New Roman" w:eastAsia="Times New Roman" w:hAnsi="Times New Roman"/>
          <w:rtl w:val="0"/>
        </w:rPr>
        <w:t xml:space="preserve">require approximately 1 hour and 30 minutes. You will earn $30 for your time. If successful, this study may contribute to our understandings of gender, the transgender experience, sexuality, language, and interaction.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Consent and Withdrawal</w:t>
      </w:r>
      <w:r w:rsidDel="00000000" w:rsidR="00000000" w:rsidRPr="00000000">
        <w:rPr>
          <w:rFonts w:ascii="Times New Roman" w:cs="Times New Roman" w:eastAsia="Times New Roman" w:hAnsi="Times New Roman"/>
          <w:rtl w:val="0"/>
        </w:rPr>
        <w:br w:type="textWrapping"/>
        <w:tab/>
        <w:t xml:space="preserve">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$30 incentive. </w:t>
      </w:r>
      <w:r w:rsidDel="00000000" w:rsidR="00000000" w:rsidRPr="00000000">
        <w:rPr>
          <w:rFonts w:ascii="Times New Roman" w:cs="Times New Roman" w:eastAsia="Times New Roman" w:hAnsi="Times New Roman"/>
          <w:b w:val="0"/>
          <w:rtl w:val="0"/>
        </w:rPr>
        <w:t xml:space="preserve">If you choose to withdraw from the study at any time, all data collected from you will be destroyed and will not appear in my thesis or any future publications. However, after the finalization of my thesis (May 14, 202</w:t>
      </w:r>
      <w:sdt>
        <w:sdtPr>
          <w:id w:val="-1896879662"/>
          <w:tag w:val="goog_rdk_7"/>
        </w:sdtPr>
        <w:sdtContent>
          <w:ins w:author="Allison Casar" w:id="5" w:date="2025-10-10T19:52:48Z"/>
          <w:sdt>
            <w:sdtPr>
              <w:id w:val="-567486375"/>
              <w:tag w:val="goog_rdk_8"/>
            </w:sdtPr>
            <w:sdtContent>
              <w:ins w:author="Allison Casar" w:id="5" w:date="2025-10-10T19:52:48Z">
                <w:r w:rsidDel="00000000" w:rsidR="00000000" w:rsidRPr="00000000">
                  <w:rPr>
                    <w:rFonts w:ascii="Times New Roman" w:cs="Times New Roman" w:eastAsia="Times New Roman" w:hAnsi="Times New Roman"/>
                    <w:rtl w:val="0"/>
                    <w:rPrChange w:author="Allison Casar" w:id="6" w:date="2025-10-10T19:52:48Z">
                      <w:rPr>
                        <w:rFonts w:ascii="Times New Roman" w:cs="Times New Roman" w:eastAsia="Times New Roman" w:hAnsi="Times New Roman"/>
                        <w:b w:val="0"/>
                      </w:rPr>
                    </w:rPrChange>
                  </w:rPr>
                  <w:t xml:space="preserve">6</w:t>
                </w:r>
              </w:ins>
            </w:sdtContent>
          </w:sdt>
          <w:ins w:author="Allison Casar" w:id="5" w:date="2025-10-10T19:52:48Z"/>
        </w:sdtContent>
      </w:sdt>
      <w:sdt>
        <w:sdtPr>
          <w:id w:val="-643633098"/>
          <w:tag w:val="goog_rdk_9"/>
        </w:sdtPr>
        <w:sdtContent>
          <w:del w:author="Allison Casar" w:id="5" w:date="2025-10-10T19:52:48Z">
            <w:r w:rsidDel="00000000" w:rsidR="00000000" w:rsidRPr="00000000">
              <w:rPr>
                <w:rFonts w:ascii="Times New Roman" w:cs="Times New Roman" w:eastAsia="Times New Roman" w:hAnsi="Times New Roman"/>
                <w:b w:val="0"/>
                <w:rtl w:val="0"/>
              </w:rPr>
              <w:delText xml:space="preserve">5</w:delText>
            </w:r>
          </w:del>
        </w:sdtContent>
      </w:sdt>
      <w:r w:rsidDel="00000000" w:rsidR="00000000" w:rsidRPr="00000000">
        <w:rPr>
          <w:rFonts w:ascii="Times New Roman" w:cs="Times New Roman" w:eastAsia="Times New Roman" w:hAnsi="Times New Roman"/>
          <w:b w:val="0"/>
          <w:rtl w:val="0"/>
        </w:rPr>
        <w:t xml:space="preserve">), or, in the case that you provide consent to be included in any of my future publications, and only withdraw from the study after the finalization of those publications, any released data may not be able to be retracted.</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Risks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rtl w:val="0"/>
        </w:rPr>
        <w:t xml:space="preserve">The study procedures are designed to keep your identity as confidential as possible. By this I mean that the study is designed to minimize the probability a person other than yourself, myself, or your two co-participants is able to determine that you were one of my participants, or which of my participants you were, and thereby gains information about you which you did not intend for them to know. </w:t>
      </w:r>
      <w:r w:rsidDel="00000000" w:rsidR="00000000" w:rsidRPr="00000000">
        <w:rPr>
          <w:rFonts w:ascii="Times New Roman" w:cs="Times New Roman" w:eastAsia="Times New Roman" w:hAnsi="Times New Roman"/>
          <w:b w:val="0"/>
          <w:i w:val="0"/>
          <w:rtl w:val="0"/>
        </w:rPr>
        <w:t xml:space="preserve">The primary risk involved of participation in this study is a</w:t>
      </w:r>
      <w:r w:rsidDel="00000000" w:rsidR="00000000" w:rsidRPr="00000000">
        <w:rPr>
          <w:rFonts w:ascii="Times New Roman" w:cs="Times New Roman" w:eastAsia="Times New Roman" w:hAnsi="Times New Roman"/>
          <w:b w:val="1"/>
          <w:i w:val="0"/>
          <w:rtl w:val="0"/>
        </w:rPr>
        <w:t xml:space="preserve"> breach of confidentiality. </w:t>
      </w:r>
      <w:r w:rsidDel="00000000" w:rsidR="00000000" w:rsidRPr="00000000">
        <w:rPr>
          <w:rFonts w:ascii="Times New Roman" w:cs="Times New Roman" w:eastAsia="Times New Roman" w:hAnsi="Times New Roman"/>
          <w:b w:val="0"/>
          <w:i w:val="0"/>
          <w:rtl w:val="0"/>
        </w:rPr>
        <w:t xml:space="preserve">There are three ways in</w:t>
      </w:r>
      <w:r w:rsidDel="00000000" w:rsidR="00000000" w:rsidRPr="00000000">
        <w:rPr>
          <w:rFonts w:ascii="Times New Roman" w:cs="Times New Roman" w:eastAsia="Times New Roman" w:hAnsi="Times New Roman"/>
          <w:rtl w:val="0"/>
        </w:rPr>
        <w:t xml:space="preserve"> which I cannot guarantee confidentiality of your identity:</w:t>
      </w:r>
    </w:p>
    <w:p w:rsidR="00000000" w:rsidDel="00000000" w:rsidP="00000000" w:rsidRDefault="00000000" w:rsidRPr="00000000" w14:paraId="0000000D">
      <w:pPr>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the low probability of a </w:t>
      </w:r>
      <w:r w:rsidDel="00000000" w:rsidR="00000000" w:rsidRPr="00000000">
        <w:rPr>
          <w:rFonts w:ascii="Times New Roman" w:cs="Times New Roman" w:eastAsia="Times New Roman" w:hAnsi="Times New Roman"/>
          <w:b w:val="1"/>
          <w:rtl w:val="0"/>
        </w:rPr>
        <w:t xml:space="preserve">data breach</w:t>
      </w:r>
      <w:r w:rsidDel="00000000" w:rsidR="00000000" w:rsidRPr="00000000">
        <w:rPr>
          <w:rFonts w:ascii="Times New Roman" w:cs="Times New Roman" w:eastAsia="Times New Roman" w:hAnsi="Times New Roman"/>
          <w:rtl w:val="0"/>
        </w:rPr>
        <w:t xml:space="preserve">; if an unauthorized individual were to gain access to any of the information I intend to keep confidential, they may be able to identify you, (e.g. if they were to access an audio recording, they may identify you solely from the sound of your voice);</w:t>
      </w:r>
    </w:p>
    <w:p w:rsidR="00000000" w:rsidDel="00000000" w:rsidP="00000000" w:rsidRDefault="00000000" w:rsidRPr="00000000" w14:paraId="0000000E">
      <w:pPr>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provide consent for me to quote, excerpt or paraphrase from the content of your speech and survey responses, any </w:t>
      </w:r>
      <w:r w:rsidDel="00000000" w:rsidR="00000000" w:rsidRPr="00000000">
        <w:rPr>
          <w:rFonts w:ascii="Times New Roman" w:cs="Times New Roman" w:eastAsia="Times New Roman" w:hAnsi="Times New Roman"/>
          <w:b w:val="1"/>
          <w:rtl w:val="0"/>
        </w:rPr>
        <w:t xml:space="preserve">details about you may inadvertently reveal your identity</w:t>
      </w:r>
      <w:r w:rsidDel="00000000" w:rsidR="00000000" w:rsidRPr="00000000">
        <w:rPr>
          <w:rFonts w:ascii="Times New Roman" w:cs="Times New Roman" w:eastAsia="Times New Roman" w:hAnsi="Times New Roman"/>
          <w:rtl w:val="0"/>
        </w:rPr>
        <w:t xml:space="preserve"> (e.g. if I include that you love to jetski, someone might be able to determine who you are in the case that you are the only transfeminine Reed college student between the ages of 18 and 22 who loves to jetski); and,</w:t>
      </w:r>
    </w:p>
    <w:p w:rsidR="00000000" w:rsidDel="00000000" w:rsidP="00000000" w:rsidRDefault="00000000" w:rsidRPr="00000000" w14:paraId="0000000F">
      <w:pPr>
        <w:numPr>
          <w:ilvl w:val="0"/>
          <w:numId w:val="1"/>
        </w:numPr>
        <w:ind w:left="227" w:hanging="2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 will discourage them from doing so, </w:t>
      </w:r>
      <w:r w:rsidDel="00000000" w:rsidR="00000000" w:rsidRPr="00000000">
        <w:rPr>
          <w:rFonts w:ascii="Times New Roman" w:cs="Times New Roman" w:eastAsia="Times New Roman" w:hAnsi="Times New Roman"/>
          <w:b w:val="1"/>
          <w:rtl w:val="0"/>
        </w:rPr>
        <w:t xml:space="preserve">it is possible</w:t>
      </w:r>
      <w:r w:rsidDel="00000000" w:rsidR="00000000" w:rsidRPr="00000000">
        <w:rPr>
          <w:rFonts w:ascii="Times New Roman" w:cs="Times New Roman" w:eastAsia="Times New Roman" w:hAnsi="Times New Roman"/>
          <w:b w:val="1"/>
          <w:i w:val="0"/>
          <w:rtl w:val="0"/>
        </w:rPr>
        <w:t xml:space="preserve"> your co-participants will share information about you to others</w:t>
      </w:r>
      <w:r w:rsidDel="00000000" w:rsidR="00000000" w:rsidRPr="00000000">
        <w:rPr>
          <w:rFonts w:ascii="Times New Roman" w:cs="Times New Roman" w:eastAsia="Times New Roman" w:hAnsi="Times New Roman"/>
          <w:rtl w:val="0"/>
        </w:rPr>
        <w:t xml:space="preserve">. In this way, both the confidentiality of your identity as my participant, and the confidentiality of any information you share but do ut do not authorize me to share under association only with your pseudonym, </w:t>
      </w:r>
      <w:r w:rsidDel="00000000" w:rsidR="00000000" w:rsidRPr="00000000">
        <w:rPr>
          <w:rFonts w:ascii="Times New Roman" w:cs="Times New Roman" w:eastAsia="Times New Roman" w:hAnsi="Times New Roman"/>
          <w:b w:val="1"/>
          <w:rtl w:val="0"/>
        </w:rPr>
        <w:t xml:space="preserve">could be additionally breached</w:t>
      </w:r>
      <w:r w:rsidDel="00000000" w:rsidR="00000000" w:rsidRPr="00000000">
        <w:rPr>
          <w:rFonts w:ascii="Times New Roman" w:cs="Times New Roman" w:eastAsia="Times New Roman" w:hAnsi="Times New Roman"/>
          <w:b w:val="0"/>
          <w:rtl w:val="0"/>
        </w:rPr>
        <w:t xml:space="preserv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0"/>
        </w:rPr>
      </w:pPr>
      <w:r w:rsidDel="00000000" w:rsidR="00000000" w:rsidRPr="00000000">
        <w:rPr>
          <w:rFonts w:ascii="Times New Roman" w:cs="Times New Roman" w:eastAsia="Times New Roman" w:hAnsi="Times New Roman"/>
          <w:b w:val="0"/>
          <w:i w:val="0"/>
          <w:rtl w:val="0"/>
        </w:rPr>
        <w:t xml:space="preserve">The other risk of participation is this study is </w:t>
      </w:r>
      <w:r w:rsidDel="00000000" w:rsidR="00000000" w:rsidRPr="00000000">
        <w:rPr>
          <w:rFonts w:ascii="Times New Roman" w:cs="Times New Roman" w:eastAsia="Times New Roman" w:hAnsi="Times New Roman"/>
          <w:b w:val="1"/>
          <w:i w:val="0"/>
          <w:rtl w:val="0"/>
        </w:rPr>
        <w:t xml:space="preserve">any discomfort you may experience due to sensitivity of survey and conversation questions</w:t>
      </w:r>
      <w:r w:rsidDel="00000000" w:rsidR="00000000" w:rsidRPr="00000000">
        <w:rPr>
          <w:rFonts w:ascii="Times New Roman" w:cs="Times New Roman" w:eastAsia="Times New Roman" w:hAnsi="Times New Roman"/>
          <w:b w:val="0"/>
          <w:i w:val="0"/>
          <w:rtl w:val="0"/>
        </w:rPr>
        <w:t xml:space="preserve">; you will be asked to discuss personal topics such as your linguistic background, race and racial background, your sex, gender, and sexuality identities, your trans experience, and, if any, your gender-related and/or speech-related medical experiences. </w:t>
      </w:r>
      <w:r w:rsidDel="00000000" w:rsidR="00000000" w:rsidRPr="00000000">
        <w:rPr>
          <w:rFonts w:ascii="Times New Roman" w:cs="Times New Roman" w:eastAsia="Times New Roman" w:hAnsi="Times New Roman"/>
          <w:b w:val="1"/>
          <w:i w:val="0"/>
          <w:rtl w:val="0"/>
        </w:rPr>
        <w:t xml:space="preserve">All questions are optional, and you are encouraged not to answer any question which makes you uncomfortable.</w:t>
      </w:r>
    </w:p>
    <w:p w:rsidR="00000000" w:rsidDel="00000000" w:rsidP="00000000" w:rsidRDefault="00000000" w:rsidRPr="00000000" w14:paraId="00000011">
      <w:pPr>
        <w:rPr>
          <w:rFonts w:ascii="Times New Roman" w:cs="Times New Roman" w:eastAsia="Times New Roman" w:hAnsi="Times New Roman"/>
          <w:b w:val="0"/>
          <w:i w:val="0"/>
        </w:rPr>
      </w:pPr>
      <w:r w:rsidDel="00000000" w:rsidR="00000000" w:rsidRPr="00000000">
        <w:rPr>
          <w:rFonts w:ascii="Times New Roman" w:cs="Times New Roman" w:eastAsia="Times New Roman" w:hAnsi="Times New Roman"/>
          <w:b w:val="0"/>
          <w:i w:val="0"/>
          <w:rtl w:val="0"/>
        </w:rPr>
        <w:br w:type="textWrapping"/>
        <w:t xml:space="preserve">The rest of this consent form first details the procedures of participating in this study, and then details the data collected by this study, the ways in which your data will be stored, analysed, and shared, and your options regarding these details.</w:t>
        <w:br w:type="textWrapping"/>
      </w:r>
    </w:p>
    <w:p w:rsidR="00000000" w:rsidDel="00000000" w:rsidP="00000000" w:rsidRDefault="00000000" w:rsidRPr="00000000" w14:paraId="00000012">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Participation Details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mentioned above, you will be asked to participate in 3 one-on-one, in-person, audio-recorded conversations sessions with Reed students conducted on Reed campus, and to fill out an online survey. One of the recording sessions will be a conversation with me. In each of the other two, you and one fellow Reed student volunteer, your co-participant, will be asked to collaboratively complete a crossword puzzle, and then briefly get to know each other.</w:t>
      </w:r>
    </w:p>
    <w:p w:rsidR="00000000" w:rsidDel="00000000" w:rsidP="00000000" w:rsidRDefault="00000000" w:rsidRPr="00000000" w14:paraId="0000001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Orientation Procedure</w:t>
      </w:r>
    </w:p>
    <w:p w:rsidR="00000000" w:rsidDel="00000000" w:rsidP="00000000" w:rsidRDefault="00000000" w:rsidRPr="00000000" w14:paraId="00000015">
      <w:pP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ab/>
        <w:t xml:space="preserve">Before signing this consent form, you will have the option of scheduling a meeting (online or in-person) with me to discuss your prospective participation and decide whether the study is right for you. After the consent form is signed, we will decide on your pseudonym, and study procedures will begin as follows.</w:t>
      </w:r>
    </w:p>
    <w:p w:rsidR="00000000" w:rsidDel="00000000" w:rsidP="00000000" w:rsidRDefault="00000000" w:rsidRPr="00000000" w14:paraId="0000001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Survey Procedure</w:t>
      </w:r>
    </w:p>
    <w:p w:rsidR="00000000" w:rsidDel="00000000" w:rsidP="00000000" w:rsidRDefault="00000000" w:rsidRPr="00000000" w14:paraId="00000017">
      <w:pP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ab/>
        <w:t xml:space="preserve">Before you come in for recording sessions, I will ask that you complete the online survey. </w:t>
      </w:r>
      <w:r w:rsidDel="00000000" w:rsidR="00000000" w:rsidRPr="00000000">
        <w:rPr>
          <w:rFonts w:ascii="Times New Roman" w:cs="Times New Roman" w:eastAsia="Times New Roman" w:hAnsi="Times New Roman"/>
          <w:b w:val="0"/>
          <w:i w:val="0"/>
          <w:rtl w:val="0"/>
        </w:rPr>
        <w:t xml:space="preserve">All questions on the survey are optional, and you are encouraged not to respond to any questions which you would prefer not to answer, especially any which may make you feel uncomfortable, or may uniquely identify you. After completion of the survey, you will be given the opportunity to edit out any/all sections of your responses to prevent their inclusion in analysis. The survey includes numerical, multiple-choice, and written questions. On the survey will be asked asked about your linguistic background, race and racial background, your sex, gender, and sexuality identities, your trans experience, and, if any, your gender-related and/or speech-related medical experiences. A sample copy of the survey is attached with this consent form for your reference. T</w:t>
      </w:r>
      <w:r w:rsidDel="00000000" w:rsidR="00000000" w:rsidRPr="00000000">
        <w:rPr>
          <w:rFonts w:ascii="Times New Roman" w:cs="Times New Roman" w:eastAsia="Times New Roman" w:hAnsi="Times New Roman"/>
          <w:i w:val="0"/>
          <w:rtl w:val="0"/>
        </w:rPr>
        <w:t xml:space="preserve">he survey will take approximately 10-15 minutes to complete.</w:t>
      </w:r>
    </w:p>
    <w:p w:rsidR="00000000" w:rsidDel="00000000" w:rsidP="00000000" w:rsidRDefault="00000000" w:rsidRPr="00000000" w14:paraId="0000001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Recording Procedure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Recordings will take place on Reed campus in the Lab of Linguistics sound-isolated recording booth. I intend to schedule such that the number of visits needed is minimized, but it may be up to three, one for each recording. In the case that multiple recording sessions are scheduled for the same visit, there will be a 10-minute break between recording sessions. Before beginning each recording, I will confirm that you and your co-participant consent to being recorded, and that you are both ready for the recording to start. In the conversations with your co-participants, I will then leave the room. I will show you how to stop or pause the recording, and how to get my attention, if needed, before time is up and I re-enter the room to stop the recording. I will clearly announce when each recording has been stopped. Each recording will last approximately 20-30 minutes.</w:t>
      </w:r>
    </w:p>
    <w:p w:rsidR="00000000" w:rsidDel="00000000" w:rsidP="00000000" w:rsidRDefault="00000000" w:rsidRPr="00000000" w14:paraId="0000001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Disclosure of Transfeminine Status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any conversations where your co-participant identifies with the term "transfeminine", you will be informed of this before the conversation begins. You may opt for this person to also be informed that you identify with the term "transfeminine".</w:t>
      </w:r>
    </w:p>
    <w:p w:rsidR="00000000" w:rsidDel="00000000" w:rsidP="00000000" w:rsidRDefault="00000000" w:rsidRPr="00000000" w14:paraId="0000001C">
      <w:pPr>
        <w:rPr>
          <w:rFonts w:ascii="Times New Roman" w:cs="Times New Roman" w:eastAsia="Times New Roman" w:hAnsi="Times New Roman"/>
          <w:b w:val="0"/>
          <w:i w:val="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Data Collection, Storage, Analysis, and Sharing</w:t>
      </w:r>
    </w:p>
    <w:p w:rsidR="00000000" w:rsidDel="00000000" w:rsidP="00000000" w:rsidRDefault="00000000" w:rsidRPr="00000000" w14:paraId="0000001E">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ab/>
        <w:t xml:space="preserve">The rest of this consent form details the data collected by this study, the ways in which they will be collected, stored, analysed, and shared, and your options regarding these procedures.</w:t>
      </w:r>
    </w:p>
    <w:p w:rsidR="00000000" w:rsidDel="00000000" w:rsidP="00000000" w:rsidRDefault="00000000" w:rsidRPr="00000000" w14:paraId="0000001F">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The data collected by this study are: </w:t>
      </w:r>
    </w:p>
    <w:p w:rsidR="00000000" w:rsidDel="00000000" w:rsidP="00000000" w:rsidRDefault="00000000" w:rsidRPr="00000000" w14:paraId="00000020">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your consent form,</w:t>
      </w:r>
    </w:p>
    <w:p w:rsidR="00000000" w:rsidDel="00000000" w:rsidP="00000000" w:rsidRDefault="00000000" w:rsidRPr="00000000" w14:paraId="00000021">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that you are a Reed College student, between the ages of 18 and 22, who identifies with the label "transfeminine",</w:t>
      </w:r>
    </w:p>
    <w:p w:rsidR="00000000" w:rsidDel="00000000" w:rsidP="00000000" w:rsidRDefault="00000000" w:rsidRPr="00000000" w14:paraId="00000022">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your name, </w:t>
      </w:r>
    </w:p>
    <w:p w:rsidR="00000000" w:rsidDel="00000000" w:rsidP="00000000" w:rsidRDefault="00000000" w:rsidRPr="00000000" w14:paraId="00000023">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your email address, </w:t>
      </w:r>
    </w:p>
    <w:p w:rsidR="00000000" w:rsidDel="00000000" w:rsidP="00000000" w:rsidRDefault="00000000" w:rsidRPr="00000000" w14:paraId="00000024">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recordings of your speech,</w:t>
      </w:r>
    </w:p>
    <w:p w:rsidR="00000000" w:rsidDel="00000000" w:rsidP="00000000" w:rsidRDefault="00000000" w:rsidRPr="00000000" w14:paraId="00000025">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transcriptions of your speech, </w:t>
      </w:r>
    </w:p>
    <w:p w:rsidR="00000000" w:rsidDel="00000000" w:rsidP="00000000" w:rsidRDefault="00000000" w:rsidRPr="00000000" w14:paraId="00000026">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numerical measurements of aspects of your speech derived from the recordings, and</w:t>
      </w:r>
    </w:p>
    <w:p w:rsidR="00000000" w:rsidDel="00000000" w:rsidP="00000000" w:rsidRDefault="00000000" w:rsidRPr="00000000" w14:paraId="00000027">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your numerical responses to survey questions</w:t>
      </w:r>
    </w:p>
    <w:p w:rsidR="00000000" w:rsidDel="00000000" w:rsidP="00000000" w:rsidRDefault="00000000" w:rsidRPr="00000000" w14:paraId="00000028">
      <w:pPr>
        <w:numPr>
          <w:ilvl w:val="1"/>
          <w:numId w:val="1"/>
        </w:numPr>
        <w:ind w:left="454" w:hanging="22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your written responses to survey questions (in which you will be given the option to provide information about your linguistic background, race and racial background, your sex, gender, and sexuality identities, your trans experience, and, if any, your trans-related and/or speech-related medical experiences).</w:t>
      </w:r>
    </w:p>
    <w:p w:rsidR="00000000" w:rsidDel="00000000" w:rsidP="00000000" w:rsidRDefault="00000000" w:rsidRPr="00000000" w14:paraId="00000029">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ab/>
        <w:t xml:space="preserve">You will be referred to using a pseudonym of your choice. This pseudonym will be used to refer to you in all published materials. Your real name, your email address, the information linking your real name to your pseudonym, your name to your email address, and your pseudonym to your consent form, will be kept confidential. This means that I will not share these data with others, and that I will store these data securely and seperately in encrypted folders, protected using secure passwords only known by myself, of which there will be two copies: one on my computer, and one on my private Reed College Google Drive, both of which will be deleted as soon as your participation in the study ends.</w:t>
      </w:r>
    </w:p>
    <w:p w:rsidR="00000000" w:rsidDel="00000000" w:rsidP="00000000" w:rsidRDefault="00000000" w:rsidRPr="00000000" w14:paraId="0000002A">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ab/>
        <w:t xml:space="preserve">I will not create or store information which links your real name, your email address, or your consent form to the audio recordings of your speech, the transcripts of your speech, or your survey responses. I will instead store information which links your pseudonym to these data (the recordings of your speech, the transcripts of your speech, and your survey responses) and that your pseudonym is the pseudonym of a person who is between the ages of 18 and 22, identifies with the label 'transfeminine', and is a student of Reed College. These data will be stored using the same secure method as above, although in a seperate location than those data.</w:t>
      </w:r>
    </w:p>
    <w:p w:rsidR="00000000" w:rsidDel="00000000" w:rsidP="00000000" w:rsidRDefault="00000000" w:rsidRPr="00000000" w14:paraId="0000002B">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1"/>
          <w:rtl w:val="0"/>
        </w:rPr>
        <w:t xml:space="preserve">Audio Recordings and Transcripts</w:t>
      </w:r>
      <w:r w:rsidDel="00000000" w:rsidR="00000000" w:rsidRPr="00000000">
        <w:rPr>
          <w:rFonts w:ascii="Times New Roman" w:cs="Times New Roman" w:eastAsia="Times New Roman" w:hAnsi="Times New Roman"/>
          <w:b w:val="0"/>
          <w:rtl w:val="0"/>
        </w:rPr>
        <w:br w:type="textWrapping"/>
        <w:tab/>
        <w:t xml:space="preserve">After each recording takes place, you will be given the opportunity to elect for any/all sections of the recording to be redacted, excluded from analysis. All spoken names which may appear in each audio recording, except for your pseudonym, the pseudonym of your co-participant, and my name, will additionally be redacted. The redaction process entails the cutting out and deletion of the sections of the audio recording to be redacted. The original audio recordings which have not yet undergone redaction will be deleted as soon as the redaction process is completed. Only this redacted version of the recording will be stored, transcribed, and analysed.</w:t>
      </w:r>
    </w:p>
    <w:p w:rsidR="00000000" w:rsidDel="00000000" w:rsidP="00000000" w:rsidRDefault="00000000" w:rsidRPr="00000000" w14:paraId="0000002D">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Acoustic Analysis of Speech</w:t>
      </w:r>
    </w:p>
    <w:p w:rsidR="00000000" w:rsidDel="00000000" w:rsidP="00000000" w:rsidRDefault="00000000" w:rsidRPr="00000000" w14:paraId="0000002E">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0"/>
          <w:rtl w:val="0"/>
        </w:rPr>
        <w:tab/>
        <w:t xml:space="preserve">Audio recordings will undergo numerical acoustic analysis. The reporting and publication of these measures poses minimal additional risk to the confidentiality of your identity, as it is difficult to determine a person's identity through these measures alone. There is, however, a low probability that the use of these measures in combination with other information I report could aid an unauthorized person in identifying you. You have the option to opt out of acoustic analysis.</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You may opt for the audio recording:</w:t>
      </w:r>
    </w:p>
    <w:p w:rsidR="00000000" w:rsidDel="00000000" w:rsidP="00000000" w:rsidRDefault="00000000" w:rsidRPr="00000000" w14:paraId="00000030">
      <w:pPr>
        <w:numPr>
          <w:ilvl w:val="0"/>
          <w:numId w:val="2"/>
        </w:numPr>
        <w:ind w:left="754" w:hanging="397"/>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to be kept confidential and deleted once this study is completed (May 14, 2026),</w:t>
      </w:r>
      <w:r w:rsidDel="00000000" w:rsidR="00000000" w:rsidRPr="00000000">
        <w:rPr>
          <w:rtl w:val="0"/>
        </w:rPr>
      </w:r>
    </w:p>
    <w:p w:rsidR="00000000" w:rsidDel="00000000" w:rsidP="00000000" w:rsidRDefault="00000000" w:rsidRPr="00000000" w14:paraId="00000031">
      <w:pPr>
        <w:numPr>
          <w:ilvl w:val="0"/>
          <w:numId w:val="2"/>
        </w:numPr>
        <w:ind w:left="754" w:hanging="397"/>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to be kept confidential but stored indefinitely for use in any future research I conduct, or</w:t>
      </w:r>
      <w:r w:rsidDel="00000000" w:rsidR="00000000" w:rsidRPr="00000000">
        <w:rPr>
          <w:rtl w:val="0"/>
        </w:rPr>
      </w:r>
    </w:p>
    <w:p w:rsidR="00000000" w:rsidDel="00000000" w:rsidP="00000000" w:rsidRDefault="00000000" w:rsidRPr="00000000" w14:paraId="00000032">
      <w:pPr>
        <w:numPr>
          <w:ilvl w:val="0"/>
          <w:numId w:val="2"/>
        </w:numPr>
        <w:ind w:left="754" w:hanging="39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it to be stored indefinitely and not shared except with any future research collaborators of mine who agree to confidentiality.</w:t>
      </w:r>
    </w:p>
    <w:p w:rsidR="00000000" w:rsidDel="00000000" w:rsidP="00000000" w:rsidRDefault="00000000" w:rsidRPr="00000000" w14:paraId="00000033">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Content of Speech</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rtl w:val="0"/>
        </w:rPr>
        <w:tab/>
        <w:t xml:space="preserve">You have the </w:t>
      </w:r>
      <w:r w:rsidDel="00000000" w:rsidR="00000000" w:rsidRPr="00000000">
        <w:rPr>
          <w:rFonts w:ascii="Times New Roman" w:cs="Times New Roman" w:eastAsia="Times New Roman" w:hAnsi="Times New Roman"/>
          <w:b w:val="0"/>
          <w:rtl w:val="0"/>
        </w:rPr>
        <w:t xml:space="preserve">option to authorize the creation of redacted versions of the transcripts, in which any sections, topics, or details of your choice are redacted. If you do so, from these versions you may opt to: </w:t>
      </w:r>
      <w:r w:rsidDel="00000000" w:rsidR="00000000" w:rsidRPr="00000000">
        <w:rPr>
          <w:rtl w:val="0"/>
        </w:rPr>
      </w:r>
    </w:p>
    <w:p w:rsidR="00000000" w:rsidDel="00000000" w:rsidP="00000000" w:rsidRDefault="00000000" w:rsidRPr="00000000" w14:paraId="00000035">
      <w:pPr>
        <w:numPr>
          <w:ilvl w:val="0"/>
          <w:numId w:val="3"/>
        </w:numPr>
        <w:ind w:left="754" w:hanging="397"/>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provide consent for me to freely quote or excerpt, or</w:t>
      </w:r>
      <w:r w:rsidDel="00000000" w:rsidR="00000000" w:rsidRPr="00000000">
        <w:rPr>
          <w:rtl w:val="0"/>
        </w:rPr>
      </w:r>
    </w:p>
    <w:p w:rsidR="00000000" w:rsidDel="00000000" w:rsidP="00000000" w:rsidRDefault="00000000" w:rsidRPr="00000000" w14:paraId="00000036">
      <w:pPr>
        <w:numPr>
          <w:ilvl w:val="0"/>
          <w:numId w:val="3"/>
        </w:numPr>
        <w:ind w:left="754" w:hanging="397"/>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provide consent for me to freely paraphrase.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rtl w:val="0"/>
        </w:rPr>
        <w:tab/>
        <w:t xml:space="preserve">In either of these cases, the content of your speech may undergo discourse analysis. As mentioned above, any details about you which I quote, excerpt, or paraphrase may inadvertently reveal your identity, especially in combination with other details I link to your pseudonym. For example, if I include that you love to jetski, someone might be able to determine who you are in the case that you are the only transfeminine Reed college student between the ages of 18 and 22 who loves to jetski. I will redact, or choose not to include, any of these sorts of details I think may pose higher risk of identifiability.</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rtl w:val="0"/>
        </w:rPr>
        <w:tab/>
        <w:t xml:space="preserve">Regardless of whether these redacted and sharable transcripts are created, </w:t>
      </w:r>
      <w:r w:rsidDel="00000000" w:rsidR="00000000" w:rsidRPr="00000000">
        <w:rPr>
          <w:rFonts w:ascii="Times New Roman" w:cs="Times New Roman" w:eastAsia="Times New Roman" w:hAnsi="Times New Roman"/>
          <w:b w:val="0"/>
          <w:rtl w:val="0"/>
        </w:rPr>
        <w:t xml:space="preserve">the non-redacted versions will nonetheless be handled in accordance with the retention and deletion, and confidentiality standards decided for the audio recordings.</w:t>
        <w:br w:type="textWrapp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1"/>
          <w:rtl w:val="0"/>
        </w:rPr>
        <w:t xml:space="preserve">Survey Responses</w:t>
      </w:r>
      <w:r w:rsidDel="00000000" w:rsidR="00000000" w:rsidRPr="00000000">
        <w:rPr>
          <w:rFonts w:ascii="Times New Roman" w:cs="Times New Roman" w:eastAsia="Times New Roman" w:hAnsi="Times New Roman"/>
          <w:b w:val="0"/>
          <w:i w:val="0"/>
          <w:rtl w:val="0"/>
        </w:rPr>
        <w:t xml:space="preserve"> </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0"/>
          <w:i w:val="0"/>
        </w:rPr>
      </w:pPr>
      <w:r w:rsidDel="00000000" w:rsidR="00000000" w:rsidRPr="00000000">
        <w:rPr>
          <w:rFonts w:ascii="Times New Roman" w:cs="Times New Roman" w:eastAsia="Times New Roman" w:hAnsi="Times New Roman"/>
          <w:b w:val="0"/>
          <w:i w:val="0"/>
          <w:rtl w:val="0"/>
        </w:rPr>
        <w:t xml:space="preserve">Survey responses will be handled based on their type. The following sections describe the handling of these responses.</w:t>
      </w:r>
    </w:p>
    <w:p w:rsidR="00000000" w:rsidDel="00000000" w:rsidP="00000000" w:rsidRDefault="00000000" w:rsidRPr="00000000" w14:paraId="0000003B">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Numerical and Multiple-Choice Responses</w:t>
      </w:r>
    </w:p>
    <w:p w:rsidR="00000000" w:rsidDel="00000000" w:rsidP="00000000" w:rsidRDefault="00000000" w:rsidRPr="00000000" w14:paraId="0000003C">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ab/>
      </w:r>
      <w:r w:rsidDel="00000000" w:rsidR="00000000" w:rsidRPr="00000000">
        <w:rPr>
          <w:rFonts w:ascii="Times New Roman" w:cs="Times New Roman" w:eastAsia="Times New Roman" w:hAnsi="Times New Roman"/>
          <w:b w:val="0"/>
          <w:i w:val="0"/>
          <w:rtl w:val="0"/>
        </w:rPr>
        <w:t xml:space="preserve">Numerical and Multiple-choice responses will be reported in relation to your pseudonym included in my quantitative analysis. The reporting of these data may pose some risk of identifiability in the case that their combination is unique to you; for example, if you are the only the only Asian-American transfeminine Reed college student between the ages of 18 and 22 who is on hormone replacement therapy.</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0"/>
          <w:i w:val="1"/>
        </w:rPr>
      </w:pPr>
      <w:r w:rsidDel="00000000" w:rsidR="00000000" w:rsidRPr="00000000">
        <w:rPr>
          <w:rFonts w:ascii="Times New Roman" w:cs="Times New Roman" w:eastAsia="Times New Roman" w:hAnsi="Times New Roman"/>
          <w:b w:val="0"/>
          <w:i w:val="1"/>
          <w:rtl w:val="0"/>
        </w:rPr>
        <w:t xml:space="preserve">Written Responses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rtl w:val="0"/>
        </w:rPr>
        <w:tab/>
        <w:t xml:space="preserve">All names which may appear in your written survey responses except for your pseudonym will be redacted. The original survey responses which have not yet undergone redaction will be deleted as soon as the redaction process is completed. With respect to the sharing and publication of written survey responses, you may opt to:</w:t>
      </w:r>
      <w:r w:rsidDel="00000000" w:rsidR="00000000" w:rsidRPr="00000000">
        <w:rPr>
          <w:rFonts w:ascii="Times New Roman" w:cs="Times New Roman" w:eastAsia="Times New Roman" w:hAnsi="Times New Roman"/>
          <w:b w:val="0"/>
          <w:rtl w:val="0"/>
        </w:rPr>
        <w:t xml:space="preserve"> </w:t>
      </w:r>
      <w:r w:rsidDel="00000000" w:rsidR="00000000" w:rsidRPr="00000000">
        <w:rPr>
          <w:rtl w:val="0"/>
        </w:rPr>
      </w:r>
    </w:p>
    <w:p w:rsidR="00000000" w:rsidDel="00000000" w:rsidP="00000000" w:rsidRDefault="00000000" w:rsidRPr="00000000" w14:paraId="0000003F">
      <w:pPr>
        <w:numPr>
          <w:ilvl w:val="0"/>
          <w:numId w:val="4"/>
        </w:numPr>
        <w:ind w:left="754" w:hanging="397"/>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provide consent for my publications to freely quote or excerpt, or</w:t>
      </w:r>
      <w:r w:rsidDel="00000000" w:rsidR="00000000" w:rsidRPr="00000000">
        <w:rPr>
          <w:rtl w:val="0"/>
        </w:rPr>
      </w:r>
    </w:p>
    <w:p w:rsidR="00000000" w:rsidDel="00000000" w:rsidP="00000000" w:rsidRDefault="00000000" w:rsidRPr="00000000" w14:paraId="00000040">
      <w:pPr>
        <w:numPr>
          <w:ilvl w:val="0"/>
          <w:numId w:val="4"/>
        </w:numPr>
        <w:ind w:left="754" w:hanging="39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consent for my publications to freely paraphrase.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also opt for these responses to be kept confidential along the same standards as decided for the audio recordings.</w:t>
      </w:r>
      <w:r w:rsidDel="00000000" w:rsidR="00000000" w:rsidRPr="00000000">
        <w:rPr>
          <w:rFonts w:ascii="Times New Roman" w:cs="Times New Roman" w:eastAsia="Times New Roman" w:hAnsi="Times New Roman"/>
          <w:b w:val="0"/>
          <w:i w:val="0"/>
          <w:rtl w:val="0"/>
        </w:rPr>
        <w:t xml:space="preserve"> The risks of identification involved in my sharing of written survey responses, and the measures I will take to reduce this risk, are the same as those discussed for the content of your speech above.</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dylanking@reed.edu or 425-260-4232.</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Concerns about any aspect of this project may also be addressed to my thesis advisor, Professor Allison Casar (acasar@reed.edu), or to the Co-Chairs of the Reed College Institutional Review Board, whose contact information is available on the Reed College website.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Consent Items</w:t>
      </w:r>
    </w:p>
    <w:p w:rsidR="00000000" w:rsidDel="00000000" w:rsidP="00000000" w:rsidRDefault="00000000" w:rsidRPr="00000000" w14:paraId="00000049">
      <w:pP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These are the items to which you are able to consent. Each decision is completely voluntary. </w:t>
      </w:r>
    </w:p>
    <w:p w:rsidR="00000000" w:rsidDel="00000000" w:rsidP="00000000" w:rsidRDefault="00000000" w:rsidRPr="00000000" w14:paraId="0000004A">
      <w:pP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____________________</w:t>
        <w:tab/>
        <w:tab/>
        <w:t xml:space="preserve">____________________</w:t>
      </w:r>
    </w:p>
    <w:p w:rsidR="00000000" w:rsidDel="00000000" w:rsidP="00000000" w:rsidRDefault="00000000" w:rsidRPr="00000000" w14:paraId="0000004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Preferred Name</w:t>
        <w:tab/>
        <w:tab/>
        <w:tab/>
        <w:t xml:space="preserve">Legal Name </w:t>
      </w:r>
      <w:r w:rsidDel="00000000" w:rsidR="00000000" w:rsidRPr="00000000">
        <w:rPr>
          <w:rFonts w:ascii="Times New Roman" w:cs="Times New Roman" w:eastAsia="Times New Roman" w:hAnsi="Times New Roman"/>
          <w:i w:val="0"/>
          <w:rtl w:val="0"/>
        </w:rPr>
        <w:t xml:space="preserve">(if different)</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voluntarily consent to participate in this study. By signing below, I certify that I am 18 years of age or older. I will be given a copy of this consent form.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agree to the audio recording and transcribtion of my speech during the conversations involved in this study.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57">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agree to the </w:t>
      </w:r>
      <w:r w:rsidDel="00000000" w:rsidR="00000000" w:rsidRPr="00000000">
        <w:rPr>
          <w:rFonts w:ascii="Times New Roman" w:cs="Times New Roman" w:eastAsia="Times New Roman" w:hAnsi="Times New Roman"/>
          <w:b w:val="0"/>
          <w:rtl w:val="0"/>
        </w:rPr>
        <w:t xml:space="preserve">indefinite storage and possible use of audio recordings, transcripts, and survey responses in any future research conducted by Wren Arbor (legal name Dylan King).</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5C">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agree </w:t>
      </w:r>
      <w:r w:rsidDel="00000000" w:rsidR="00000000" w:rsidRPr="00000000">
        <w:rPr>
          <w:rFonts w:ascii="Times New Roman" w:cs="Times New Roman" w:eastAsia="Times New Roman" w:hAnsi="Times New Roman"/>
          <w:b w:val="0"/>
          <w:rtl w:val="0"/>
        </w:rPr>
        <w:t xml:space="preserve">to the sharing of audio recordings, transcripts, and survey responses with any research collaborators Wren Arbor (legal name Dylan King) might work with in the future, provided they agree to confidentiality.</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61">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w:t>
      </w:r>
      <w:r w:rsidDel="00000000" w:rsidR="00000000" w:rsidRPr="00000000">
        <w:rPr>
          <w:rFonts w:ascii="Times New Roman" w:cs="Times New Roman" w:eastAsia="Times New Roman" w:hAnsi="Times New Roman"/>
          <w:b w:val="0"/>
          <w:rtl w:val="0"/>
        </w:rPr>
        <w:t xml:space="preserve">for the content of my speech during recording sessions and my written responses to survey questions to be reported/published in paraphrased form.</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66">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w:t>
      </w:r>
      <w:r w:rsidDel="00000000" w:rsidR="00000000" w:rsidRPr="00000000">
        <w:rPr>
          <w:rFonts w:ascii="Times New Roman" w:cs="Times New Roman" w:eastAsia="Times New Roman" w:hAnsi="Times New Roman"/>
          <w:b w:val="0"/>
          <w:rtl w:val="0"/>
        </w:rPr>
        <w:t xml:space="preserve">for my the content of my speech during recording sessions and my written responses to survey questions to be quoted/exerpted.</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agree to complete an online survey pertaining to aspects of my identity and experience.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p>
    <w:p w:rsidR="00000000" w:rsidDel="00000000" w:rsidP="00000000" w:rsidRDefault="00000000" w:rsidRPr="00000000" w14:paraId="0000006F">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 to my  co-participants who may identify with the term 'transfeminine' being informed that I identify with the term 'transfeminine'.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ab/>
        <w:tab/>
        <w:tab/>
        <w:tab/>
        <w:tab/>
        <w:tab/>
        <w:tab/>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u w:val="single"/>
          <w:rtl w:val="0"/>
        </w:rPr>
        <w:tab/>
        <w:tab/>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Signature</w:t>
        <w:tab/>
        <w:tab/>
        <w:tab/>
        <w:tab/>
        <w:tab/>
        <w:tab/>
        <w:tab/>
        <w:tab/>
        <w:t xml:space="preserve">Date</w: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5397183</wp:posOffset>
              </wp:positionH>
              <wp:positionV relativeFrom="paragraph">
                <wp:posOffset>-4126</wp:posOffset>
              </wp:positionV>
              <wp:extent cx="93980" cy="187960"/>
              <wp:effectExtent b="0" l="0" r="0" t="0"/>
              <wp:wrapSquare wrapText="bothSides" distB="0" distT="0" distL="0" distR="0"/>
              <wp:docPr id="2" name=""/>
              <a:graphic>
                <a:graphicData uri="http://schemas.microsoft.com/office/word/2010/wordprocessingShape">
                  <wps:wsp>
                    <wps:cNvSpPr/>
                    <wps:cNvPr id="2" name="Shape 2"/>
                    <wps:spPr>
                      <a:xfrm>
                        <a:off x="5303773" y="3690783"/>
                        <a:ext cx="84455" cy="17843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5397183</wp:posOffset>
              </wp:positionH>
              <wp:positionV relativeFrom="paragraph">
                <wp:posOffset>-4126</wp:posOffset>
              </wp:positionV>
              <wp:extent cx="93980" cy="18796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3980" cy="1879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27" w:hanging="227"/>
      </w:pPr>
      <w:rPr>
        <w:rFonts w:ascii="Noto Sans Symbols" w:cs="Noto Sans Symbols" w:eastAsia="Noto Sans Symbols" w:hAnsi="Noto Sans Symbols"/>
      </w:rPr>
    </w:lvl>
    <w:lvl w:ilvl="1">
      <w:start w:val="1"/>
      <w:numFmt w:val="bullet"/>
      <w:lvlText w:val="●"/>
      <w:lvlJc w:val="left"/>
      <w:pPr>
        <w:ind w:left="454" w:hanging="227"/>
      </w:pPr>
      <w:rPr>
        <w:rFonts w:ascii="Noto Sans Symbols" w:cs="Noto Sans Symbols" w:eastAsia="Noto Sans Symbols" w:hAnsi="Noto Sans Symbols"/>
      </w:rPr>
    </w:lvl>
    <w:lvl w:ilvl="2">
      <w:start w:val="1"/>
      <w:numFmt w:val="bullet"/>
      <w:lvlText w:val="●"/>
      <w:lvlJc w:val="left"/>
      <w:pPr>
        <w:ind w:left="680" w:hanging="227"/>
      </w:pPr>
      <w:rPr>
        <w:rFonts w:ascii="Noto Sans Symbols" w:cs="Noto Sans Symbols" w:eastAsia="Noto Sans Symbols" w:hAnsi="Noto Sans Symbols"/>
      </w:rPr>
    </w:lvl>
    <w:lvl w:ilvl="3">
      <w:start w:val="1"/>
      <w:numFmt w:val="bullet"/>
      <w:lvlText w:val="●"/>
      <w:lvlJc w:val="left"/>
      <w:pPr>
        <w:ind w:left="907" w:hanging="227"/>
      </w:pPr>
      <w:rPr>
        <w:rFonts w:ascii="Noto Sans Symbols" w:cs="Noto Sans Symbols" w:eastAsia="Noto Sans Symbols" w:hAnsi="Noto Sans Symbols"/>
      </w:rPr>
    </w:lvl>
    <w:lvl w:ilvl="4">
      <w:start w:val="1"/>
      <w:numFmt w:val="bullet"/>
      <w:lvlText w:val="●"/>
      <w:lvlJc w:val="left"/>
      <w:pPr>
        <w:ind w:left="1134" w:hanging="227"/>
      </w:pPr>
      <w:rPr>
        <w:rFonts w:ascii="Noto Sans Symbols" w:cs="Noto Sans Symbols" w:eastAsia="Noto Sans Symbols" w:hAnsi="Noto Sans Symbols"/>
      </w:rPr>
    </w:lvl>
    <w:lvl w:ilvl="5">
      <w:start w:val="1"/>
      <w:numFmt w:val="bullet"/>
      <w:lvlText w:val="●"/>
      <w:lvlJc w:val="left"/>
      <w:pPr>
        <w:ind w:left="1361" w:hanging="227"/>
      </w:pPr>
      <w:rPr>
        <w:rFonts w:ascii="Noto Sans Symbols" w:cs="Noto Sans Symbols" w:eastAsia="Noto Sans Symbols" w:hAnsi="Noto Sans Symbols"/>
      </w:rPr>
    </w:lvl>
    <w:lvl w:ilvl="6">
      <w:start w:val="1"/>
      <w:numFmt w:val="bullet"/>
      <w:lvlText w:val="●"/>
      <w:lvlJc w:val="left"/>
      <w:pPr>
        <w:ind w:left="1587" w:hanging="227"/>
      </w:pPr>
      <w:rPr>
        <w:rFonts w:ascii="Noto Sans Symbols" w:cs="Noto Sans Symbols" w:eastAsia="Noto Sans Symbols" w:hAnsi="Noto Sans Symbols"/>
      </w:rPr>
    </w:lvl>
    <w:lvl w:ilvl="7">
      <w:start w:val="1"/>
      <w:numFmt w:val="bullet"/>
      <w:lvlText w:val="●"/>
      <w:lvlJc w:val="left"/>
      <w:pPr>
        <w:ind w:left="1814" w:hanging="226.99999999999977"/>
      </w:pPr>
      <w:rPr>
        <w:rFonts w:ascii="Noto Sans Symbols" w:cs="Noto Sans Symbols" w:eastAsia="Noto Sans Symbols" w:hAnsi="Noto Sans Symbols"/>
      </w:rPr>
    </w:lvl>
    <w:lvl w:ilvl="8">
      <w:start w:val="1"/>
      <w:numFmt w:val="bullet"/>
      <w:lvlText w:val="●"/>
      <w:lvlJc w:val="left"/>
      <w:pPr>
        <w:ind w:left="2041" w:hanging="227"/>
      </w:pPr>
      <w:rPr>
        <w:rFonts w:ascii="Noto Sans Symbols" w:cs="Noto Sans Symbols" w:eastAsia="Noto Sans Symbols" w:hAnsi="Noto Sans Symbols"/>
      </w:rPr>
    </w:lvl>
  </w:abstractNum>
  <w:abstractNum w:abstractNumId="2">
    <w:lvl w:ilvl="0">
      <w:start w:val="1"/>
      <w:numFmt w:val="lowerLetter"/>
      <w:lvlText w:val="(%1)"/>
      <w:lvlJc w:val="left"/>
      <w:pPr>
        <w:ind w:left="754" w:hanging="397"/>
      </w:pPr>
      <w:rPr/>
    </w:lvl>
    <w:lvl w:ilvl="1">
      <w:start w:val="1"/>
      <w:numFmt w:val="lowerLetter"/>
      <w:lvlText w:val="%2."/>
      <w:lvlJc w:val="left"/>
      <w:pPr>
        <w:ind w:left="1151" w:hanging="397.0000000000001"/>
      </w:pPr>
      <w:rPr/>
    </w:lvl>
    <w:lvl w:ilvl="2">
      <w:start w:val="1"/>
      <w:numFmt w:val="lowerLetter"/>
      <w:lvlText w:val="%3."/>
      <w:lvlJc w:val="left"/>
      <w:pPr>
        <w:ind w:left="1548" w:hanging="397"/>
      </w:pPr>
      <w:rPr/>
    </w:lvl>
    <w:lvl w:ilvl="3">
      <w:start w:val="1"/>
      <w:numFmt w:val="lowerLetter"/>
      <w:lvlText w:val="%4."/>
      <w:lvlJc w:val="left"/>
      <w:pPr>
        <w:ind w:left="1945" w:hanging="397"/>
      </w:pPr>
      <w:rPr/>
    </w:lvl>
    <w:lvl w:ilvl="4">
      <w:start w:val="1"/>
      <w:numFmt w:val="lowerLetter"/>
      <w:lvlText w:val="%5."/>
      <w:lvlJc w:val="left"/>
      <w:pPr>
        <w:ind w:left="2342" w:hanging="397"/>
      </w:pPr>
      <w:rPr/>
    </w:lvl>
    <w:lvl w:ilvl="5">
      <w:start w:val="1"/>
      <w:numFmt w:val="lowerLetter"/>
      <w:lvlText w:val="%6."/>
      <w:lvlJc w:val="left"/>
      <w:pPr>
        <w:ind w:left="2739" w:hanging="397"/>
      </w:pPr>
      <w:rPr/>
    </w:lvl>
    <w:lvl w:ilvl="6">
      <w:start w:val="1"/>
      <w:numFmt w:val="lowerLetter"/>
      <w:lvlText w:val="%7."/>
      <w:lvlJc w:val="left"/>
      <w:pPr>
        <w:ind w:left="3136" w:hanging="396.99999999999955"/>
      </w:pPr>
      <w:rPr/>
    </w:lvl>
    <w:lvl w:ilvl="7">
      <w:start w:val="1"/>
      <w:numFmt w:val="lowerLetter"/>
      <w:lvlText w:val="%8."/>
      <w:lvlJc w:val="left"/>
      <w:pPr>
        <w:ind w:left="3533" w:hanging="397"/>
      </w:pPr>
      <w:rPr/>
    </w:lvl>
    <w:lvl w:ilvl="8">
      <w:start w:val="1"/>
      <w:numFmt w:val="lowerLetter"/>
      <w:lvlText w:val="%9."/>
      <w:lvlJc w:val="left"/>
      <w:pPr>
        <w:ind w:left="3930" w:hanging="397"/>
      </w:pPr>
      <w:rPr/>
    </w:lvl>
  </w:abstractNum>
  <w:abstractNum w:abstractNumId="3">
    <w:lvl w:ilvl="0">
      <w:start w:val="1"/>
      <w:numFmt w:val="lowerLetter"/>
      <w:lvlText w:val="(%1)"/>
      <w:lvlJc w:val="left"/>
      <w:pPr>
        <w:ind w:left="754" w:hanging="397"/>
      </w:pPr>
      <w:rPr/>
    </w:lvl>
    <w:lvl w:ilvl="1">
      <w:start w:val="1"/>
      <w:numFmt w:val="lowerLetter"/>
      <w:lvlText w:val="%2."/>
      <w:lvlJc w:val="left"/>
      <w:pPr>
        <w:ind w:left="1151" w:hanging="397.0000000000001"/>
      </w:pPr>
      <w:rPr/>
    </w:lvl>
    <w:lvl w:ilvl="2">
      <w:start w:val="1"/>
      <w:numFmt w:val="lowerLetter"/>
      <w:lvlText w:val="%3."/>
      <w:lvlJc w:val="left"/>
      <w:pPr>
        <w:ind w:left="1548" w:hanging="397"/>
      </w:pPr>
      <w:rPr/>
    </w:lvl>
    <w:lvl w:ilvl="3">
      <w:start w:val="1"/>
      <w:numFmt w:val="lowerLetter"/>
      <w:lvlText w:val="%4."/>
      <w:lvlJc w:val="left"/>
      <w:pPr>
        <w:ind w:left="1945" w:hanging="397"/>
      </w:pPr>
      <w:rPr/>
    </w:lvl>
    <w:lvl w:ilvl="4">
      <w:start w:val="1"/>
      <w:numFmt w:val="lowerLetter"/>
      <w:lvlText w:val="%5."/>
      <w:lvlJc w:val="left"/>
      <w:pPr>
        <w:ind w:left="2342" w:hanging="397"/>
      </w:pPr>
      <w:rPr/>
    </w:lvl>
    <w:lvl w:ilvl="5">
      <w:start w:val="1"/>
      <w:numFmt w:val="lowerLetter"/>
      <w:lvlText w:val="%6."/>
      <w:lvlJc w:val="left"/>
      <w:pPr>
        <w:ind w:left="2739" w:hanging="397"/>
      </w:pPr>
      <w:rPr/>
    </w:lvl>
    <w:lvl w:ilvl="6">
      <w:start w:val="1"/>
      <w:numFmt w:val="lowerLetter"/>
      <w:lvlText w:val="%7."/>
      <w:lvlJc w:val="left"/>
      <w:pPr>
        <w:ind w:left="3136" w:hanging="396.99999999999955"/>
      </w:pPr>
      <w:rPr/>
    </w:lvl>
    <w:lvl w:ilvl="7">
      <w:start w:val="1"/>
      <w:numFmt w:val="lowerLetter"/>
      <w:lvlText w:val="%8."/>
      <w:lvlJc w:val="left"/>
      <w:pPr>
        <w:ind w:left="3533" w:hanging="397"/>
      </w:pPr>
      <w:rPr/>
    </w:lvl>
    <w:lvl w:ilvl="8">
      <w:start w:val="1"/>
      <w:numFmt w:val="lowerLetter"/>
      <w:lvlText w:val="%9."/>
      <w:lvlJc w:val="left"/>
      <w:pPr>
        <w:ind w:left="3930" w:hanging="397"/>
      </w:pPr>
      <w:rPr/>
    </w:lvl>
  </w:abstractNum>
  <w:abstractNum w:abstractNumId="4">
    <w:lvl w:ilvl="0">
      <w:start w:val="1"/>
      <w:numFmt w:val="lowerLetter"/>
      <w:lvlText w:val="(%1)"/>
      <w:lvlJc w:val="left"/>
      <w:pPr>
        <w:ind w:left="754" w:hanging="397"/>
      </w:pPr>
      <w:rPr/>
    </w:lvl>
    <w:lvl w:ilvl="1">
      <w:start w:val="1"/>
      <w:numFmt w:val="lowerLetter"/>
      <w:lvlText w:val="%2."/>
      <w:lvlJc w:val="left"/>
      <w:pPr>
        <w:ind w:left="1151" w:hanging="397.0000000000001"/>
      </w:pPr>
      <w:rPr/>
    </w:lvl>
    <w:lvl w:ilvl="2">
      <w:start w:val="1"/>
      <w:numFmt w:val="lowerLetter"/>
      <w:lvlText w:val="%3."/>
      <w:lvlJc w:val="left"/>
      <w:pPr>
        <w:ind w:left="1548" w:hanging="397"/>
      </w:pPr>
      <w:rPr/>
    </w:lvl>
    <w:lvl w:ilvl="3">
      <w:start w:val="1"/>
      <w:numFmt w:val="lowerLetter"/>
      <w:lvlText w:val="%4."/>
      <w:lvlJc w:val="left"/>
      <w:pPr>
        <w:ind w:left="1945" w:hanging="397"/>
      </w:pPr>
      <w:rPr/>
    </w:lvl>
    <w:lvl w:ilvl="4">
      <w:start w:val="1"/>
      <w:numFmt w:val="lowerLetter"/>
      <w:lvlText w:val="%5."/>
      <w:lvlJc w:val="left"/>
      <w:pPr>
        <w:ind w:left="2342" w:hanging="397"/>
      </w:pPr>
      <w:rPr/>
    </w:lvl>
    <w:lvl w:ilvl="5">
      <w:start w:val="1"/>
      <w:numFmt w:val="lowerLetter"/>
      <w:lvlText w:val="%6."/>
      <w:lvlJc w:val="left"/>
      <w:pPr>
        <w:ind w:left="2739" w:hanging="397"/>
      </w:pPr>
      <w:rPr/>
    </w:lvl>
    <w:lvl w:ilvl="6">
      <w:start w:val="1"/>
      <w:numFmt w:val="lowerLetter"/>
      <w:lvlText w:val="%7."/>
      <w:lvlJc w:val="left"/>
      <w:pPr>
        <w:ind w:left="3136" w:hanging="396.99999999999955"/>
      </w:pPr>
      <w:rPr/>
    </w:lvl>
    <w:lvl w:ilvl="7">
      <w:start w:val="1"/>
      <w:numFmt w:val="lowerLetter"/>
      <w:lvlText w:val="%8."/>
      <w:lvlJc w:val="left"/>
      <w:pPr>
        <w:ind w:left="3533" w:hanging="397"/>
      </w:pPr>
      <w:rPr/>
    </w:lvl>
    <w:lvl w:ilvl="8">
      <w:start w:val="1"/>
      <w:numFmt w:val="lowerLetter"/>
      <w:lvlText w:val="%9."/>
      <w:lvlJc w:val="left"/>
      <w:pPr>
        <w:ind w:left="3930" w:hanging="397"/>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qFormat w:val="1"/>
    <w:rPr/>
  </w:style>
  <w:style w:type="character" w:styleId="HeaderChar">
    <w:name w:val="Header Char"/>
    <w:basedOn w:val="DefaultParagraphFont"/>
    <w:link w:val="Header"/>
    <w:qFormat w:val="1"/>
    <w:rPr/>
  </w:style>
  <w:style w:type="character" w:styleId="FooterChar">
    <w:name w:val="Footer Char"/>
    <w:basedOn w:val="DefaultParagraphFont"/>
    <w:link w:val="Footer"/>
    <w:qFormat w:val="1"/>
    <w:rPr/>
  </w:style>
  <w:style w:type="character" w:styleId="PageNumber">
    <w:name w:val="page number"/>
    <w:basedOn w:val="DefaultParagraphFont"/>
    <w:rPr/>
  </w:style>
  <w:style w:type="character" w:styleId="BalloonTextChar">
    <w:name w:val="Balloon Text Char"/>
    <w:basedOn w:val="DefaultParagraphFont"/>
    <w:link w:val="BalloonText"/>
    <w:qFormat w:val="1"/>
    <w:rPr>
      <w:rFonts w:ascii="Lucida Grande" w:cs="Lucida Grande" w:hAnsi="Lucida Grande"/>
      <w:sz w:val="18"/>
      <w:szCs w:val="18"/>
    </w:rPr>
  </w:style>
  <w:style w:type="character" w:styleId="NumberingSymbols">
    <w:name w:val="Numbering Symbols"/>
    <w:qFormat w:val="1"/>
    <w:rPr/>
  </w:style>
  <w:style w:type="paragraph" w:styleId="Heading">
    <w:name w:val="Heading"/>
    <w:basedOn w:val="Normal"/>
    <w:next w:val="BodyText"/>
    <w:qFormat w:val="1"/>
    <w:pPr>
      <w:keepNext w:val="1"/>
      <w:spacing w:after="120" w:before="240"/>
    </w:pPr>
    <w:rPr>
      <w:rFonts w:ascii="Liberation Sans" w:cs="Lucida Sans" w:eastAsia="Noto Sans T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HeaderandFooter">
    <w:name w:val="Header and Footer"/>
    <w:basedOn w:val="Normal"/>
    <w:qFormat w:val="1"/>
    <w:pPr/>
    <w:rPr/>
  </w:style>
  <w:style w:type="paragraph" w:styleId="Header">
    <w:name w:val="header"/>
    <w:basedOn w:val="Normal"/>
    <w:link w:val="HeaderChar"/>
    <w:pPr>
      <w:tabs>
        <w:tab w:val="clear" w:pos="720"/>
        <w:tab w:val="center" w:leader="none" w:pos="4320"/>
        <w:tab w:val="right" w:leader="none" w:pos="8640"/>
      </w:tabs>
    </w:pPr>
    <w:rPr/>
  </w:style>
  <w:style w:type="paragraph" w:styleId="Footer">
    <w:name w:val="footer"/>
    <w:basedOn w:val="Normal"/>
    <w:link w:val="FooterChar"/>
    <w:pPr>
      <w:tabs>
        <w:tab w:val="clear" w:pos="720"/>
        <w:tab w:val="center" w:leader="none" w:pos="4320"/>
        <w:tab w:val="right" w:leader="none" w:pos="8640"/>
      </w:tabs>
    </w:pPr>
    <w:rPr/>
  </w:style>
  <w:style w:type="paragraph" w:styleId="ListParagraph">
    <w:name w:val="List Paragraph"/>
    <w:basedOn w:val="Normal"/>
    <w:qFormat w:val="1"/>
    <w:pPr>
      <w:spacing w:after="0" w:before="0"/>
      <w:ind w:left="720"/>
      <w:contextualSpacing w:val="1"/>
    </w:pPr>
    <w:rPr/>
  </w:style>
  <w:style w:type="paragraph" w:styleId="BalloonText">
    <w:name w:val="Balloon Text"/>
    <w:basedOn w:val="Normal"/>
    <w:link w:val="BalloonTextChar"/>
    <w:qFormat w:val="1"/>
    <w:pPr/>
    <w:rPr>
      <w:rFonts w:ascii="Lucida Grande" w:cs="Lucida Grande" w:hAnsi="Lucida Grande"/>
      <w:sz w:val="18"/>
      <w:szCs w:val="18"/>
    </w:rPr>
  </w:style>
  <w:style w:type="paragraph" w:styleId="FrameContents">
    <w:name w:val="Frame Contents"/>
    <w:basedOn w:val="Normal"/>
    <w:qFormat w:val="1"/>
    <w:pPr/>
    <w:rPr/>
  </w:style>
  <w:style w:type="numbering" w:styleId="NoList">
    <w:name w:val="No List"/>
    <w:qFormat w:val="1"/>
  </w:style>
  <w:style w:type="numbering" w:styleId="Bullet">
    <w:name w:val="Bullet •"/>
    <w:qFormat w:val="1"/>
  </w:style>
  <w:style w:type="numbering" w:styleId="Numberingabc">
    <w:name w:val="Numbering abc"/>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AIeG0vi99huPfRNk9AHlrBgJw==">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2015-06-18T18:49:00Z</dcterms:created>
  <dc:creator>Helen Seay</dc:creator>
</cp:coreProperties>
</file>

<file path=docProps/custom.xml><?xml version="1.0" encoding="utf-8"?>
<Properties xmlns="http://schemas.openxmlformats.org/officeDocument/2006/custom-properties" xmlns:vt="http://schemas.openxmlformats.org/officeDocument/2006/docPropsVTypes"/>
</file>