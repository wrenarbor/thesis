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FEE1" w14:textId="7127F802" w:rsidR="0023439A" w:rsidRDefault="0023439A" w:rsidP="0023439A">
      <w:pPr>
        <w:widowControl w:val="0"/>
        <w:pBdr>
          <w:top w:val="nil"/>
          <w:left w:val="nil"/>
          <w:bottom w:val="nil"/>
          <w:right w:val="nil"/>
          <w:between w:val="nil"/>
        </w:pBdr>
        <w:tabs>
          <w:tab w:val="left" w:pos="720"/>
          <w:tab w:val="left" w:pos="2035"/>
        </w:tabs>
        <w:spacing w:line="278" w:lineRule="auto"/>
        <w:ind w:left="100"/>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Fall 2025 IRB Proposal: </w:t>
      </w:r>
      <w:r>
        <w:rPr>
          <w:rFonts w:ascii="Times New Roman" w:eastAsia="Times New Roman" w:hAnsi="Times New Roman" w:cs="Times New Roman"/>
          <w:color w:val="000000"/>
        </w:rPr>
        <w:t>Transfeminine Interactional Styles and Experiences</w:t>
      </w:r>
    </w:p>
    <w:p w14:paraId="00000001" w14:textId="6FDC4C03" w:rsidR="000744A3" w:rsidRDefault="00000000">
      <w:pPr>
        <w:widowControl w:val="0"/>
        <w:pBdr>
          <w:top w:val="nil"/>
          <w:left w:val="nil"/>
          <w:bottom w:val="nil"/>
          <w:right w:val="nil"/>
          <w:between w:val="nil"/>
        </w:pBdr>
        <w:tabs>
          <w:tab w:val="left" w:pos="720"/>
        </w:tabs>
        <w:spacing w:line="278" w:lineRule="auto"/>
        <w:ind w:left="100"/>
        <w:jc w:val="center"/>
        <w:rPr>
          <w:rFonts w:ascii="Times New Roman" w:eastAsia="Times New Roman" w:hAnsi="Times New Roman" w:cs="Times New Roman"/>
          <w:color w:val="000000"/>
        </w:rPr>
      </w:pPr>
      <w:r>
        <w:rPr>
          <w:rFonts w:ascii="Times New Roman" w:eastAsia="Times New Roman" w:hAnsi="Times New Roman" w:cs="Times New Roman"/>
          <w:color w:val="000000"/>
        </w:rPr>
        <w:t>Recruitment of Participants</w:t>
      </w:r>
      <w:r w:rsidR="005E4A75">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Procedure and Email Scripts</w:t>
      </w:r>
    </w:p>
    <w:p w14:paraId="00000003" w14:textId="77777777" w:rsidR="000744A3" w:rsidRDefault="000744A3">
      <w:pPr>
        <w:widowControl w:val="0"/>
        <w:pBdr>
          <w:top w:val="nil"/>
          <w:left w:val="nil"/>
          <w:bottom w:val="nil"/>
          <w:right w:val="nil"/>
          <w:between w:val="nil"/>
        </w:pBdr>
        <w:tabs>
          <w:tab w:val="left" w:pos="720"/>
          <w:tab w:val="left" w:pos="2035"/>
        </w:tabs>
        <w:spacing w:line="278" w:lineRule="auto"/>
        <w:ind w:left="100"/>
        <w:rPr>
          <w:rFonts w:ascii="Times New Roman" w:eastAsia="Times New Roman" w:hAnsi="Times New Roman" w:cs="Times New Roman"/>
          <w:color w:val="000000"/>
        </w:rPr>
      </w:pPr>
    </w:p>
    <w:p w14:paraId="00000004" w14:textId="77777777" w:rsidR="000744A3" w:rsidRDefault="00000000">
      <w:pPr>
        <w:widowControl w:val="0"/>
        <w:pBdr>
          <w:top w:val="nil"/>
          <w:left w:val="nil"/>
          <w:bottom w:val="nil"/>
          <w:right w:val="nil"/>
          <w:between w:val="nil"/>
        </w:pBdr>
        <w:tabs>
          <w:tab w:val="left" w:pos="720"/>
        </w:tabs>
        <w:spacing w:line="278" w:lineRule="auto"/>
        <w:rPr>
          <w:rFonts w:ascii="Times New Roman" w:eastAsia="Times New Roman" w:hAnsi="Times New Roman" w:cs="Times New Roman"/>
          <w:color w:val="000000"/>
        </w:rPr>
      </w:pPr>
      <w:sdt>
        <w:sdtPr>
          <w:tag w:val="goog_rdk_1"/>
          <w:id w:val="570377825"/>
        </w:sdtPr>
        <w:sdtContent>
          <w:sdt>
            <w:sdtPr>
              <w:tag w:val="goog_rdk_2"/>
              <w:id w:val="-189539234"/>
            </w:sdtPr>
            <w:sdtContent>
              <w:del w:id="0" w:author="Allison Casar" w:date="2025-10-17T20:51:00Z">
                <w:r>
                  <w:rPr>
                    <w:rFonts w:ascii="Times New Roman" w:eastAsia="Times New Roman" w:hAnsi="Times New Roman" w:cs="Times New Roman"/>
                    <w:rPrChange w:id="1" w:author="Allison Casar" w:date="2025-10-17T20:51:00Z">
                      <w:rPr>
                        <w:rFonts w:ascii="Times New Roman" w:eastAsia="Times New Roman" w:hAnsi="Times New Roman" w:cs="Times New Roman"/>
                        <w:color w:val="000000"/>
                      </w:rPr>
                    </w:rPrChange>
                  </w:rPr>
                  <w:tab/>
                </w:r>
              </w:del>
            </w:sdtContent>
          </w:sdt>
        </w:sdtContent>
      </w:sdt>
      <w:r>
        <w:rPr>
          <w:rFonts w:ascii="Times New Roman" w:eastAsia="Times New Roman" w:hAnsi="Times New Roman" w:cs="Times New Roman"/>
          <w:color w:val="000000"/>
        </w:rPr>
        <w:t>Recruitment of speaker participants will be done using the posters attached. Posters will direct prospective participants to email me, to which I will respond with an email along these lines:</w:t>
      </w:r>
    </w:p>
    <w:p w14:paraId="00000005" w14:textId="77777777" w:rsidR="000744A3" w:rsidRDefault="000744A3">
      <w:pPr>
        <w:widowControl w:val="0"/>
        <w:pBdr>
          <w:top w:val="nil"/>
          <w:left w:val="nil"/>
          <w:bottom w:val="nil"/>
          <w:right w:val="nil"/>
          <w:between w:val="nil"/>
        </w:pBdr>
        <w:tabs>
          <w:tab w:val="left" w:pos="720"/>
        </w:tabs>
        <w:spacing w:line="278" w:lineRule="auto"/>
        <w:rPr>
          <w:rFonts w:ascii="Times New Roman" w:eastAsia="Times New Roman" w:hAnsi="Times New Roman" w:cs="Times New Roman"/>
          <w:color w:val="000000"/>
        </w:rPr>
      </w:pPr>
    </w:p>
    <w:p w14:paraId="00000006" w14:textId="77777777" w:rsidR="000744A3" w:rsidRDefault="00000000">
      <w:pPr>
        <w:widowControl w:val="0"/>
        <w:pBdr>
          <w:top w:val="nil"/>
          <w:left w:val="nil"/>
          <w:bottom w:val="nil"/>
          <w:right w:val="nil"/>
          <w:between w:val="nil"/>
        </w:pBdr>
        <w:tabs>
          <w:tab w:val="left" w:pos="720"/>
        </w:tabs>
        <w:spacing w:line="278"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Hello [name],</w:t>
      </w:r>
    </w:p>
    <w:p w14:paraId="00000007" w14:textId="77777777" w:rsidR="000744A3" w:rsidRDefault="000744A3">
      <w:pPr>
        <w:widowControl w:val="0"/>
        <w:pBdr>
          <w:top w:val="nil"/>
          <w:left w:val="nil"/>
          <w:bottom w:val="nil"/>
          <w:right w:val="nil"/>
          <w:between w:val="nil"/>
        </w:pBdr>
        <w:tabs>
          <w:tab w:val="left" w:pos="720"/>
        </w:tabs>
        <w:spacing w:line="278" w:lineRule="auto"/>
        <w:ind w:left="720"/>
        <w:rPr>
          <w:rFonts w:ascii="Times New Roman" w:eastAsia="Times New Roman" w:hAnsi="Times New Roman" w:cs="Times New Roman"/>
          <w:color w:val="000000"/>
        </w:rPr>
      </w:pPr>
    </w:p>
    <w:p w14:paraId="00000008" w14:textId="34CD9CD9" w:rsidR="000744A3" w:rsidRDefault="00000000">
      <w:pPr>
        <w:widowControl w:val="0"/>
        <w:pBdr>
          <w:top w:val="nil"/>
          <w:left w:val="nil"/>
          <w:bottom w:val="nil"/>
          <w:right w:val="nil"/>
          <w:between w:val="nil"/>
        </w:pBdr>
        <w:tabs>
          <w:tab w:val="left" w:pos="720"/>
        </w:tabs>
        <w:spacing w:line="278"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I’m happy to hear you’re interested in participating! To recap the </w:t>
      </w:r>
      <w:proofErr w:type="gramStart"/>
      <w:r>
        <w:rPr>
          <w:rFonts w:ascii="Times New Roman" w:eastAsia="Times New Roman" w:hAnsi="Times New Roman" w:cs="Times New Roman"/>
          <w:color w:val="000000"/>
        </w:rPr>
        <w:t>details</w:t>
      </w:r>
      <w:proofErr w:type="gramEnd"/>
      <w:r>
        <w:rPr>
          <w:rFonts w:ascii="Times New Roman" w:eastAsia="Times New Roman" w:hAnsi="Times New Roman" w:cs="Times New Roman"/>
          <w:color w:val="000000"/>
        </w:rPr>
        <w:t xml:space="preserve"> you saw on the poster, participation would entail three </w:t>
      </w:r>
      <w:r w:rsidR="00A420CE">
        <w:rPr>
          <w:rFonts w:ascii="Times New Roman" w:eastAsia="Times New Roman" w:hAnsi="Times New Roman" w:cs="Times New Roman"/>
          <w:color w:val="000000"/>
        </w:rPr>
        <w:t>20-30</w:t>
      </w:r>
      <w:r>
        <w:rPr>
          <w:rFonts w:ascii="Times New Roman" w:eastAsia="Times New Roman" w:hAnsi="Times New Roman" w:cs="Times New Roman"/>
          <w:color w:val="000000"/>
        </w:rPr>
        <w:t xml:space="preserve">min audio-recorded conversation sessions in Eliot 101D with each of my participants, and filling out a </w:t>
      </w:r>
      <w:r w:rsidR="005E4A75">
        <w:rPr>
          <w:rFonts w:ascii="Times New Roman" w:eastAsia="Times New Roman" w:hAnsi="Times New Roman" w:cs="Times New Roman"/>
          <w:color w:val="000000"/>
        </w:rPr>
        <w:t>10-</w:t>
      </w:r>
      <w:r>
        <w:rPr>
          <w:rFonts w:ascii="Times New Roman" w:eastAsia="Times New Roman" w:hAnsi="Times New Roman" w:cs="Times New Roman"/>
          <w:color w:val="000000"/>
        </w:rPr>
        <w:t>15min survey about yourself</w:t>
      </w:r>
      <w:r w:rsidR="005E4A75">
        <w:rPr>
          <w:rFonts w:ascii="Times New Roman" w:eastAsia="Times New Roman" w:hAnsi="Times New Roman" w:cs="Times New Roman"/>
          <w:color w:val="000000"/>
        </w:rPr>
        <w:t>, totaling approximately 1h30min.</w:t>
      </w:r>
      <w:r>
        <w:rPr>
          <w:rFonts w:ascii="Times New Roman" w:eastAsia="Times New Roman" w:hAnsi="Times New Roman" w:cs="Times New Roman"/>
          <w:color w:val="000000"/>
        </w:rPr>
        <w:t xml:space="preserve"> You would earn $30 for your time. Attached is a consent form with more information on the project. There are places to sign on there, but you don’t need to worry about that yet. Let me know if you’re interested or have any questions!</w:t>
      </w:r>
    </w:p>
    <w:p w14:paraId="00000009" w14:textId="77777777" w:rsidR="000744A3" w:rsidRDefault="000744A3">
      <w:pPr>
        <w:widowControl w:val="0"/>
        <w:pBdr>
          <w:top w:val="nil"/>
          <w:left w:val="nil"/>
          <w:bottom w:val="nil"/>
          <w:right w:val="nil"/>
          <w:between w:val="nil"/>
        </w:pBdr>
        <w:tabs>
          <w:tab w:val="left" w:pos="720"/>
        </w:tabs>
        <w:spacing w:line="278" w:lineRule="auto"/>
        <w:ind w:left="720"/>
        <w:rPr>
          <w:rFonts w:ascii="Times New Roman" w:eastAsia="Times New Roman" w:hAnsi="Times New Roman" w:cs="Times New Roman"/>
          <w:color w:val="000000"/>
        </w:rPr>
      </w:pPr>
    </w:p>
    <w:p w14:paraId="0000000A" w14:textId="77777777" w:rsidR="000744A3" w:rsidRDefault="00000000">
      <w:pPr>
        <w:widowControl w:val="0"/>
        <w:pBdr>
          <w:top w:val="nil"/>
          <w:left w:val="nil"/>
          <w:bottom w:val="nil"/>
          <w:right w:val="nil"/>
          <w:between w:val="nil"/>
        </w:pBdr>
        <w:tabs>
          <w:tab w:val="left" w:pos="720"/>
        </w:tabs>
        <w:spacing w:line="278"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Best,</w:t>
      </w:r>
      <w:r>
        <w:rPr>
          <w:rFonts w:ascii="Times New Roman" w:eastAsia="Times New Roman" w:hAnsi="Times New Roman" w:cs="Times New Roman"/>
          <w:color w:val="000000"/>
        </w:rPr>
        <w:br/>
        <w:t>Wren Arbor (she/her)</w:t>
      </w:r>
    </w:p>
    <w:p w14:paraId="0000000B" w14:textId="77777777" w:rsidR="000744A3" w:rsidRDefault="000744A3">
      <w:pPr>
        <w:widowControl w:val="0"/>
        <w:pBdr>
          <w:top w:val="nil"/>
          <w:left w:val="nil"/>
          <w:bottom w:val="nil"/>
          <w:right w:val="nil"/>
          <w:between w:val="nil"/>
        </w:pBdr>
        <w:tabs>
          <w:tab w:val="left" w:pos="720"/>
        </w:tabs>
        <w:spacing w:line="278" w:lineRule="auto"/>
        <w:rPr>
          <w:rFonts w:ascii="Times New Roman" w:eastAsia="Times New Roman" w:hAnsi="Times New Roman" w:cs="Times New Roman"/>
          <w:color w:val="000000"/>
        </w:rPr>
      </w:pPr>
    </w:p>
    <w:p w14:paraId="0000000C" w14:textId="77777777" w:rsidR="000744A3" w:rsidRDefault="00000000">
      <w:pPr>
        <w:widowControl w:val="0"/>
        <w:pBdr>
          <w:top w:val="nil"/>
          <w:left w:val="nil"/>
          <w:bottom w:val="nil"/>
          <w:right w:val="nil"/>
          <w:between w:val="nil"/>
        </w:pBdr>
        <w:tabs>
          <w:tab w:val="left" w:pos="720"/>
        </w:tabs>
        <w:spacing w:line="278" w:lineRule="auto"/>
        <w:rPr>
          <w:rFonts w:ascii="Times New Roman" w:eastAsia="Times New Roman" w:hAnsi="Times New Roman" w:cs="Times New Roman"/>
          <w:color w:val="000000"/>
        </w:rPr>
      </w:pPr>
      <w:sdt>
        <w:sdtPr>
          <w:tag w:val="goog_rdk_4"/>
          <w:id w:val="-2018893031"/>
        </w:sdtPr>
        <w:sdtContent>
          <w:del w:id="2" w:author="Allison Casar" w:date="2025-10-17T20:51:00Z">
            <w:r>
              <w:rPr>
                <w:rFonts w:ascii="Times New Roman" w:eastAsia="Times New Roman" w:hAnsi="Times New Roman" w:cs="Times New Roman"/>
                <w:color w:val="000000"/>
              </w:rPr>
              <w:tab/>
            </w:r>
          </w:del>
        </w:sdtContent>
      </w:sdt>
      <w:r>
        <w:rPr>
          <w:rFonts w:ascii="Times New Roman" w:eastAsia="Times New Roman" w:hAnsi="Times New Roman" w:cs="Times New Roman"/>
          <w:color w:val="000000"/>
        </w:rPr>
        <w:t>I will recruit interlocutor participants directly from friends or friends-of-friends, as their participation will be a higher level of commitment. I intend to ask them if they would be interested in helping me with my thesis face-to-face if possible, and if they seem interested, I will then send them an email along these lines:</w:t>
      </w:r>
    </w:p>
    <w:p w14:paraId="0000000D" w14:textId="77777777" w:rsidR="000744A3" w:rsidRDefault="00000000">
      <w:pPr>
        <w:widowControl w:val="0"/>
        <w:pBdr>
          <w:top w:val="nil"/>
          <w:left w:val="nil"/>
          <w:bottom w:val="nil"/>
          <w:right w:val="nil"/>
          <w:between w:val="nil"/>
        </w:pBdr>
        <w:tabs>
          <w:tab w:val="left" w:pos="720"/>
          <w:tab w:val="left" w:pos="2035"/>
        </w:tabs>
        <w:spacing w:line="278" w:lineRule="auto"/>
        <w:ind w:left="620"/>
        <w:rPr>
          <w:rFonts w:ascii="Times New Roman" w:eastAsia="Times New Roman" w:hAnsi="Times New Roman" w:cs="Times New Roman"/>
          <w:color w:val="000000"/>
        </w:rPr>
      </w:pPr>
      <w:r>
        <w:rPr>
          <w:rFonts w:ascii="Times New Roman" w:eastAsia="Times New Roman" w:hAnsi="Times New Roman" w:cs="Times New Roman"/>
          <w:color w:val="000000"/>
        </w:rPr>
        <w:br/>
        <w:t>Hello [name],</w:t>
      </w:r>
    </w:p>
    <w:p w14:paraId="0000000E" w14:textId="77777777" w:rsidR="000744A3" w:rsidRDefault="000744A3">
      <w:pPr>
        <w:tabs>
          <w:tab w:val="left" w:pos="720"/>
        </w:tabs>
        <w:spacing w:before="8"/>
        <w:ind w:left="620"/>
        <w:rPr>
          <w:rFonts w:ascii="Times New Roman" w:eastAsia="Times New Roman" w:hAnsi="Times New Roman" w:cs="Times New Roman"/>
        </w:rPr>
      </w:pPr>
    </w:p>
    <w:p w14:paraId="0000000F" w14:textId="741F6095" w:rsidR="000744A3" w:rsidRDefault="00000000">
      <w:pPr>
        <w:widowControl w:val="0"/>
        <w:pBdr>
          <w:top w:val="nil"/>
          <w:left w:val="nil"/>
          <w:bottom w:val="nil"/>
          <w:right w:val="nil"/>
          <w:between w:val="nil"/>
        </w:pBdr>
        <w:tabs>
          <w:tab w:val="left" w:pos="720"/>
        </w:tabs>
        <w:spacing w:before="67" w:line="239" w:lineRule="auto"/>
        <w:ind w:left="620" w:right="188" w:firstLine="620"/>
        <w:rPr>
          <w:rFonts w:ascii="Times New Roman" w:eastAsia="Times New Roman" w:hAnsi="Times New Roman" w:cs="Times New Roman"/>
          <w:color w:val="000000"/>
        </w:rPr>
      </w:pPr>
      <w:r>
        <w:rPr>
          <w:rFonts w:ascii="Times New Roman" w:eastAsia="Times New Roman" w:hAnsi="Times New Roman" w:cs="Times New Roman"/>
          <w:color w:val="000000"/>
        </w:rPr>
        <w:t xml:space="preserve">My thesis research is focused on transfeminine people’s interactional styles, and I’m looking for a [cis/trans] woman conversation partner to talk with my participants. Participation would entail </w:t>
      </w:r>
      <w:r w:rsidR="005E4A75">
        <w:rPr>
          <w:rFonts w:ascii="Times New Roman" w:eastAsia="Times New Roman" w:hAnsi="Times New Roman" w:cs="Times New Roman"/>
          <w:color w:val="000000"/>
        </w:rPr>
        <w:t>five</w:t>
      </w:r>
      <w:r>
        <w:rPr>
          <w:rFonts w:ascii="Times New Roman" w:eastAsia="Times New Roman" w:hAnsi="Times New Roman" w:cs="Times New Roman"/>
          <w:color w:val="000000"/>
        </w:rPr>
        <w:t xml:space="preserve"> </w:t>
      </w:r>
      <w:r w:rsidR="005E4A75">
        <w:rPr>
          <w:rFonts w:ascii="Times New Roman" w:eastAsia="Times New Roman" w:hAnsi="Times New Roman" w:cs="Times New Roman"/>
          <w:color w:val="000000"/>
        </w:rPr>
        <w:t>20-30</w:t>
      </w:r>
      <w:r>
        <w:rPr>
          <w:rFonts w:ascii="Times New Roman" w:eastAsia="Times New Roman" w:hAnsi="Times New Roman" w:cs="Times New Roman"/>
          <w:color w:val="000000"/>
        </w:rPr>
        <w:t xml:space="preserve">min audio-recorded conversation sessions in Eliot 101D with each of my participants, and filling out a </w:t>
      </w:r>
      <w:r w:rsidR="005E4A75">
        <w:rPr>
          <w:rFonts w:ascii="Times New Roman" w:eastAsia="Times New Roman" w:hAnsi="Times New Roman" w:cs="Times New Roman"/>
          <w:color w:val="000000"/>
        </w:rPr>
        <w:t>10-</w:t>
      </w:r>
      <w:r>
        <w:rPr>
          <w:rFonts w:ascii="Times New Roman" w:eastAsia="Times New Roman" w:hAnsi="Times New Roman" w:cs="Times New Roman"/>
          <w:color w:val="000000"/>
        </w:rPr>
        <w:t>15min survey about yourself</w:t>
      </w:r>
      <w:r w:rsidR="005E4A75">
        <w:rPr>
          <w:rFonts w:ascii="Times New Roman" w:eastAsia="Times New Roman" w:hAnsi="Times New Roman" w:cs="Times New Roman"/>
          <w:color w:val="000000"/>
        </w:rPr>
        <w:t>, totaling approximately 2h15min</w:t>
      </w:r>
      <w:r>
        <w:rPr>
          <w:rFonts w:ascii="Times New Roman" w:eastAsia="Times New Roman" w:hAnsi="Times New Roman" w:cs="Times New Roman"/>
          <w:color w:val="000000"/>
        </w:rPr>
        <w:t>. You would earn $50 for your time. Would you be interested in helping me out? Attached is a consent form with more information on the project. There are places to sign on there, but you don’t need to worry about that yet. Let me know if you’re interested or have any questions!</w:t>
      </w:r>
    </w:p>
    <w:p w14:paraId="00000010" w14:textId="77777777" w:rsidR="000744A3" w:rsidRDefault="000744A3">
      <w:pPr>
        <w:widowControl w:val="0"/>
        <w:pBdr>
          <w:top w:val="nil"/>
          <w:left w:val="nil"/>
          <w:bottom w:val="nil"/>
          <w:right w:val="nil"/>
          <w:between w:val="nil"/>
        </w:pBdr>
        <w:tabs>
          <w:tab w:val="left" w:pos="720"/>
        </w:tabs>
        <w:spacing w:before="67" w:line="239" w:lineRule="auto"/>
        <w:ind w:right="188" w:firstLine="620"/>
        <w:rPr>
          <w:rFonts w:ascii="Times New Roman" w:eastAsia="Times New Roman" w:hAnsi="Times New Roman" w:cs="Times New Roman"/>
          <w:color w:val="000000"/>
        </w:rPr>
      </w:pPr>
    </w:p>
    <w:p w14:paraId="00000011" w14:textId="77777777" w:rsidR="000744A3" w:rsidRDefault="00000000">
      <w:pPr>
        <w:widowControl w:val="0"/>
        <w:pBdr>
          <w:top w:val="nil"/>
          <w:left w:val="nil"/>
          <w:bottom w:val="nil"/>
          <w:right w:val="nil"/>
          <w:between w:val="nil"/>
        </w:pBdr>
        <w:tabs>
          <w:tab w:val="left" w:pos="720"/>
        </w:tabs>
        <w:spacing w:before="67" w:line="239" w:lineRule="auto"/>
        <w:ind w:right="188" w:firstLine="620"/>
        <w:rPr>
          <w:rFonts w:ascii="Times New Roman" w:eastAsia="Times New Roman" w:hAnsi="Times New Roman" w:cs="Times New Roman"/>
          <w:color w:val="000000"/>
        </w:rPr>
      </w:pPr>
      <w:r>
        <w:rPr>
          <w:rFonts w:ascii="Times New Roman" w:eastAsia="Times New Roman" w:hAnsi="Times New Roman" w:cs="Times New Roman"/>
          <w:color w:val="000000"/>
        </w:rPr>
        <w:t>Best,</w:t>
      </w:r>
    </w:p>
    <w:p w14:paraId="00000012" w14:textId="77777777" w:rsidR="000744A3" w:rsidRDefault="00000000">
      <w:pPr>
        <w:widowControl w:val="0"/>
        <w:pBdr>
          <w:top w:val="nil"/>
          <w:left w:val="nil"/>
          <w:bottom w:val="nil"/>
          <w:right w:val="nil"/>
          <w:between w:val="nil"/>
        </w:pBdr>
        <w:tabs>
          <w:tab w:val="left" w:pos="720"/>
        </w:tabs>
        <w:spacing w:before="67" w:line="239" w:lineRule="auto"/>
        <w:ind w:right="188" w:firstLine="620"/>
        <w:rPr>
          <w:rFonts w:ascii="Times New Roman" w:eastAsia="Times New Roman" w:hAnsi="Times New Roman" w:cs="Times New Roman"/>
          <w:color w:val="000000"/>
        </w:rPr>
      </w:pPr>
      <w:r>
        <w:rPr>
          <w:rFonts w:ascii="Times New Roman" w:eastAsia="Times New Roman" w:hAnsi="Times New Roman" w:cs="Times New Roman"/>
          <w:color w:val="000000"/>
        </w:rPr>
        <w:t>Wren Arbor (she/her)</w:t>
      </w:r>
    </w:p>
    <w:p w14:paraId="00000013" w14:textId="77777777" w:rsidR="000744A3" w:rsidRDefault="000744A3">
      <w:pPr>
        <w:widowControl w:val="0"/>
        <w:pBdr>
          <w:top w:val="nil"/>
          <w:left w:val="nil"/>
          <w:bottom w:val="nil"/>
          <w:right w:val="nil"/>
          <w:between w:val="nil"/>
        </w:pBdr>
        <w:tabs>
          <w:tab w:val="left" w:pos="720"/>
        </w:tabs>
        <w:spacing w:before="67" w:line="239" w:lineRule="auto"/>
        <w:ind w:left="100" w:right="188"/>
        <w:rPr>
          <w:rFonts w:ascii="Times New Roman" w:eastAsia="Times New Roman" w:hAnsi="Times New Roman" w:cs="Times New Roman"/>
          <w:color w:val="000000"/>
        </w:rPr>
      </w:pPr>
    </w:p>
    <w:sectPr w:rsidR="000744A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FC349" w14:textId="77777777" w:rsidR="00157011" w:rsidRDefault="00157011" w:rsidP="00A420CE">
      <w:r>
        <w:separator/>
      </w:r>
    </w:p>
  </w:endnote>
  <w:endnote w:type="continuationSeparator" w:id="0">
    <w:p w14:paraId="6CE45466" w14:textId="77777777" w:rsidR="00157011" w:rsidRDefault="00157011" w:rsidP="00A42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3239FD0-4927-4F05-BF92-192571041527}"/>
    <w:embedItalic r:id="rId2" w:fontKey="{C50BF6A7-418C-4264-B9AF-EA980C067EFC}"/>
  </w:font>
  <w:font w:name="Play">
    <w:charset w:val="00"/>
    <w:family w:val="auto"/>
    <w:pitch w:val="default"/>
    <w:embedRegular r:id="rId3" w:fontKey="{BAEB43AD-09A4-43E3-A642-0F2F345E8A36}"/>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D20EAA84-448B-4A17-8A54-EBC7AFCE8E9A}"/>
  </w:font>
  <w:font w:name="Cambria">
    <w:panose1 w:val="02040503050406030204"/>
    <w:charset w:val="00"/>
    <w:family w:val="roman"/>
    <w:pitch w:val="variable"/>
    <w:sig w:usb0="E00006FF" w:usb1="420024FF" w:usb2="02000000" w:usb3="00000000" w:csb0="0000019F" w:csb1="00000000"/>
    <w:embedRegular r:id="rId5" w:fontKey="{4D38E05F-01C2-4483-890B-D60E8E16AF39}"/>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5C067" w14:textId="77777777" w:rsidR="00157011" w:rsidRDefault="00157011" w:rsidP="00A420CE">
      <w:r>
        <w:separator/>
      </w:r>
    </w:p>
  </w:footnote>
  <w:footnote w:type="continuationSeparator" w:id="0">
    <w:p w14:paraId="5E049D4E" w14:textId="77777777" w:rsidR="00157011" w:rsidRDefault="00157011" w:rsidP="00A420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A3"/>
    <w:rsid w:val="000744A3"/>
    <w:rsid w:val="00157011"/>
    <w:rsid w:val="0023439A"/>
    <w:rsid w:val="004178E8"/>
    <w:rsid w:val="005D4DB9"/>
    <w:rsid w:val="005E4A75"/>
    <w:rsid w:val="00720999"/>
    <w:rsid w:val="00A420CE"/>
    <w:rsid w:val="00A46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55BA"/>
  <w15:docId w15:val="{5867DE41-D89C-4B57-9CEF-70EE6B257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i/>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i/>
      <w:color w:val="595959"/>
      <w:sz w:val="22"/>
      <w:szCs w:val="22"/>
    </w:rPr>
  </w:style>
  <w:style w:type="paragraph" w:styleId="Heading7">
    <w:name w:val="heading 7"/>
    <w:basedOn w:val="Normal"/>
    <w:next w:val="Normal"/>
    <w:link w:val="Heading7Char"/>
    <w:uiPriority w:val="9"/>
    <w:semiHidden/>
    <w:unhideWhenUsed/>
    <w:qFormat/>
    <w:rsid w:val="008E0391"/>
    <w:pPr>
      <w:keepNext/>
      <w:keepLines/>
      <w:spacing w:before="40" w:line="259" w:lineRule="auto"/>
      <w:outlineLvl w:val="6"/>
    </w:pPr>
    <w:rPr>
      <w:rFonts w:eastAsiaTheme="majorEastAsia" w:cstheme="majorBidi"/>
      <w:color w:val="595959" w:themeColor="text1" w:themeTint="A6"/>
      <w:kern w:val="2"/>
      <w:sz w:val="22"/>
      <w:szCs w:val="22"/>
      <w:lang w:eastAsia="ja-JP"/>
    </w:rPr>
  </w:style>
  <w:style w:type="paragraph" w:styleId="Heading8">
    <w:name w:val="heading 8"/>
    <w:basedOn w:val="Normal"/>
    <w:next w:val="Normal"/>
    <w:link w:val="Heading8Char"/>
    <w:uiPriority w:val="9"/>
    <w:semiHidden/>
    <w:unhideWhenUsed/>
    <w:qFormat/>
    <w:rsid w:val="008E0391"/>
    <w:pPr>
      <w:keepNext/>
      <w:keepLines/>
      <w:spacing w:line="259" w:lineRule="auto"/>
      <w:outlineLvl w:val="7"/>
    </w:pPr>
    <w:rPr>
      <w:rFonts w:eastAsiaTheme="majorEastAsia" w:cstheme="majorBidi"/>
      <w:i/>
      <w:iCs/>
      <w:color w:val="272727" w:themeColor="text1" w:themeTint="D8"/>
      <w:kern w:val="2"/>
      <w:sz w:val="22"/>
      <w:szCs w:val="22"/>
      <w:lang w:eastAsia="ja-JP"/>
    </w:rPr>
  </w:style>
  <w:style w:type="paragraph" w:styleId="Heading9">
    <w:name w:val="heading 9"/>
    <w:basedOn w:val="Normal"/>
    <w:next w:val="Normal"/>
    <w:link w:val="Heading9Char"/>
    <w:uiPriority w:val="9"/>
    <w:semiHidden/>
    <w:unhideWhenUsed/>
    <w:qFormat/>
    <w:rsid w:val="008E0391"/>
    <w:pPr>
      <w:keepNext/>
      <w:keepLines/>
      <w:spacing w:line="259" w:lineRule="auto"/>
      <w:outlineLvl w:val="8"/>
    </w:pPr>
    <w:rPr>
      <w:rFonts w:eastAsiaTheme="majorEastAsia" w:cstheme="majorBidi"/>
      <w:color w:val="272727" w:themeColor="text1" w:themeTint="D8"/>
      <w:kern w:val="2"/>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8E0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91"/>
    <w:rPr>
      <w:rFonts w:eastAsiaTheme="majorEastAsia" w:cstheme="majorBidi"/>
      <w:color w:val="272727" w:themeColor="text1" w:themeTint="D8"/>
    </w:rPr>
  </w:style>
  <w:style w:type="character" w:customStyle="1" w:styleId="TitleChar">
    <w:name w:val="Title Char"/>
    <w:basedOn w:val="DefaultParagraphFont"/>
    <w:link w:val="Title"/>
    <w:uiPriority w:val="10"/>
    <w:rsid w:val="008E039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E0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91"/>
    <w:pPr>
      <w:spacing w:before="160" w:after="160" w:line="259" w:lineRule="auto"/>
      <w:jc w:val="center"/>
    </w:pPr>
    <w:rPr>
      <w:i/>
      <w:iCs/>
      <w:color w:val="404040" w:themeColor="text1" w:themeTint="BF"/>
      <w:kern w:val="2"/>
      <w:sz w:val="22"/>
      <w:szCs w:val="22"/>
      <w:lang w:eastAsia="ja-JP"/>
    </w:rPr>
  </w:style>
  <w:style w:type="character" w:customStyle="1" w:styleId="QuoteChar">
    <w:name w:val="Quote Char"/>
    <w:basedOn w:val="DefaultParagraphFont"/>
    <w:link w:val="Quote"/>
    <w:uiPriority w:val="29"/>
    <w:rsid w:val="008E0391"/>
    <w:rPr>
      <w:i/>
      <w:iCs/>
      <w:color w:val="404040" w:themeColor="text1" w:themeTint="BF"/>
    </w:rPr>
  </w:style>
  <w:style w:type="paragraph" w:styleId="ListParagraph">
    <w:name w:val="List Paragraph"/>
    <w:basedOn w:val="Normal"/>
    <w:uiPriority w:val="34"/>
    <w:qFormat/>
    <w:rsid w:val="008E0391"/>
    <w:pPr>
      <w:spacing w:after="160" w:line="259" w:lineRule="auto"/>
      <w:ind w:left="720"/>
      <w:contextualSpacing/>
    </w:pPr>
    <w:rPr>
      <w:kern w:val="2"/>
      <w:sz w:val="22"/>
      <w:szCs w:val="22"/>
      <w:lang w:eastAsia="ja-JP"/>
    </w:rPr>
  </w:style>
  <w:style w:type="character" w:styleId="IntenseEmphasis">
    <w:name w:val="Intense Emphasis"/>
    <w:basedOn w:val="DefaultParagraphFont"/>
    <w:uiPriority w:val="21"/>
    <w:qFormat/>
    <w:rsid w:val="008E0391"/>
    <w:rPr>
      <w:i/>
      <w:iCs/>
      <w:color w:val="0F4761" w:themeColor="accent1" w:themeShade="BF"/>
    </w:rPr>
  </w:style>
  <w:style w:type="paragraph" w:styleId="IntenseQuote">
    <w:name w:val="Intense Quote"/>
    <w:basedOn w:val="Normal"/>
    <w:next w:val="Normal"/>
    <w:link w:val="IntenseQuoteChar"/>
    <w:uiPriority w:val="30"/>
    <w:qFormat/>
    <w:rsid w:val="008E0391"/>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sz w:val="22"/>
      <w:szCs w:val="22"/>
      <w:lang w:eastAsia="ja-JP"/>
    </w:rPr>
  </w:style>
  <w:style w:type="character" w:customStyle="1" w:styleId="IntenseQuoteChar">
    <w:name w:val="Intense Quote Char"/>
    <w:basedOn w:val="DefaultParagraphFont"/>
    <w:link w:val="IntenseQuote"/>
    <w:uiPriority w:val="30"/>
    <w:rsid w:val="008E0391"/>
    <w:rPr>
      <w:i/>
      <w:iCs/>
      <w:color w:val="0F4761" w:themeColor="accent1" w:themeShade="BF"/>
    </w:rPr>
  </w:style>
  <w:style w:type="character" w:styleId="IntenseReference">
    <w:name w:val="Intense Reference"/>
    <w:basedOn w:val="DefaultParagraphFont"/>
    <w:uiPriority w:val="32"/>
    <w:qFormat/>
    <w:rsid w:val="008E0391"/>
    <w:rPr>
      <w:b/>
      <w:bCs/>
      <w:smallCaps/>
      <w:color w:val="0F4761" w:themeColor="accent1" w:themeShade="BF"/>
      <w:spacing w:val="5"/>
    </w:rPr>
  </w:style>
  <w:style w:type="paragraph" w:styleId="Header">
    <w:name w:val="header"/>
    <w:basedOn w:val="Normal"/>
    <w:link w:val="HeaderChar"/>
    <w:uiPriority w:val="99"/>
    <w:unhideWhenUsed/>
    <w:rsid w:val="00B714F7"/>
    <w:pPr>
      <w:tabs>
        <w:tab w:val="center" w:pos="4680"/>
        <w:tab w:val="right" w:pos="9360"/>
      </w:tabs>
    </w:pPr>
    <w:rPr>
      <w:kern w:val="2"/>
      <w:sz w:val="22"/>
      <w:szCs w:val="22"/>
      <w:lang w:eastAsia="ja-JP"/>
    </w:rPr>
  </w:style>
  <w:style w:type="character" w:customStyle="1" w:styleId="HeaderChar">
    <w:name w:val="Header Char"/>
    <w:basedOn w:val="DefaultParagraphFont"/>
    <w:link w:val="Header"/>
    <w:uiPriority w:val="99"/>
    <w:rsid w:val="00B714F7"/>
  </w:style>
  <w:style w:type="paragraph" w:styleId="Footer">
    <w:name w:val="footer"/>
    <w:basedOn w:val="Normal"/>
    <w:link w:val="FooterChar"/>
    <w:uiPriority w:val="99"/>
    <w:unhideWhenUsed/>
    <w:rsid w:val="00B714F7"/>
    <w:pPr>
      <w:tabs>
        <w:tab w:val="center" w:pos="4680"/>
        <w:tab w:val="right" w:pos="9360"/>
      </w:tabs>
    </w:pPr>
    <w:rPr>
      <w:kern w:val="2"/>
      <w:sz w:val="22"/>
      <w:szCs w:val="22"/>
      <w:lang w:eastAsia="ja-JP"/>
    </w:rPr>
  </w:style>
  <w:style w:type="character" w:customStyle="1" w:styleId="FooterChar">
    <w:name w:val="Footer Char"/>
    <w:basedOn w:val="DefaultParagraphFont"/>
    <w:link w:val="Footer"/>
    <w:uiPriority w:val="99"/>
    <w:rsid w:val="00B714F7"/>
  </w:style>
  <w:style w:type="paragraph" w:styleId="BodyText">
    <w:name w:val="Body Text"/>
    <w:basedOn w:val="Normal"/>
    <w:link w:val="BodyTextChar"/>
    <w:uiPriority w:val="1"/>
    <w:qFormat/>
    <w:rsid w:val="00B714F7"/>
    <w:pPr>
      <w:widowControl w:val="0"/>
      <w:ind w:left="100"/>
    </w:pPr>
    <w:rPr>
      <w:rFonts w:ascii="Cambria" w:eastAsia="Cambria" w:hAnsi="Cambria"/>
    </w:rPr>
  </w:style>
  <w:style w:type="character" w:customStyle="1" w:styleId="BodyTextChar">
    <w:name w:val="Body Text Char"/>
    <w:basedOn w:val="DefaultParagraphFont"/>
    <w:link w:val="BodyText"/>
    <w:uiPriority w:val="1"/>
    <w:rsid w:val="00B714F7"/>
    <w:rPr>
      <w:rFonts w:ascii="Cambria" w:eastAsia="Cambria" w:hAnsi="Cambria"/>
      <w:kern w:val="0"/>
      <w:sz w:val="24"/>
      <w:szCs w:val="24"/>
      <w:lang w:eastAsia="en-US"/>
    </w:rPr>
  </w:style>
  <w:style w:type="paragraph" w:styleId="Subtitle">
    <w:name w:val="Subtitle"/>
    <w:basedOn w:val="Normal"/>
    <w:next w:val="Normal"/>
    <w:link w:val="SubtitleChar"/>
    <w:uiPriority w:val="11"/>
    <w:qFormat/>
    <w:pPr>
      <w:spacing w:after="160" w:line="259" w:lineRule="auto"/>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VWYejlbnslMDxBJmvHhdJ7zUg==">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King</dc:creator>
  <cp:lastModifiedBy>Dylan King</cp:lastModifiedBy>
  <cp:revision>5</cp:revision>
  <dcterms:created xsi:type="dcterms:W3CDTF">2025-10-14T21:58:00Z</dcterms:created>
  <dcterms:modified xsi:type="dcterms:W3CDTF">2025-10-29T23:31:00Z</dcterms:modified>
</cp:coreProperties>
</file>